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768" w:rsidRDefault="0054570B" w:rsidP="0054570B">
      <w:pPr>
        <w:jc w:val="center"/>
        <w:rPr>
          <w:sz w:val="28"/>
          <w:szCs w:val="28"/>
        </w:rPr>
      </w:pPr>
      <w:r w:rsidRPr="00121768">
        <w:rPr>
          <w:rFonts w:hint="eastAsia"/>
          <w:sz w:val="28"/>
          <w:szCs w:val="28"/>
        </w:rPr>
        <w:t>无线微型生命体征采集系统</w:t>
      </w:r>
      <w:r w:rsidR="00B04F62" w:rsidRPr="00121768">
        <w:rPr>
          <w:rFonts w:hint="eastAsia"/>
          <w:sz w:val="28"/>
          <w:szCs w:val="28"/>
        </w:rPr>
        <w:t>（演示版）</w:t>
      </w:r>
      <w:r w:rsidRPr="00121768">
        <w:rPr>
          <w:rFonts w:hint="eastAsia"/>
          <w:sz w:val="28"/>
          <w:szCs w:val="28"/>
        </w:rPr>
        <w:t>研发方案及规范</w:t>
      </w:r>
    </w:p>
    <w:p w:rsidR="00D0666F" w:rsidRPr="00121768" w:rsidRDefault="0054570B" w:rsidP="0054570B">
      <w:pPr>
        <w:jc w:val="center"/>
        <w:rPr>
          <w:sz w:val="28"/>
          <w:szCs w:val="28"/>
        </w:rPr>
      </w:pPr>
      <w:r w:rsidRPr="00121768">
        <w:rPr>
          <w:rFonts w:hint="eastAsia"/>
          <w:sz w:val="28"/>
          <w:szCs w:val="28"/>
        </w:rPr>
        <w:t>（草案）</w:t>
      </w:r>
    </w:p>
    <w:p w:rsidR="0054570B" w:rsidRPr="00AE4FE8" w:rsidRDefault="0054570B" w:rsidP="0054570B">
      <w:pPr>
        <w:pStyle w:val="a3"/>
        <w:numPr>
          <w:ilvl w:val="0"/>
          <w:numId w:val="1"/>
        </w:numPr>
        <w:ind w:firstLineChars="0"/>
        <w:rPr>
          <w:sz w:val="28"/>
          <w:szCs w:val="28"/>
        </w:rPr>
      </w:pPr>
      <w:r w:rsidRPr="00AE4FE8">
        <w:rPr>
          <w:rFonts w:hint="eastAsia"/>
          <w:sz w:val="28"/>
          <w:szCs w:val="28"/>
        </w:rPr>
        <w:t>系统的应用背景</w:t>
      </w:r>
    </w:p>
    <w:p w:rsidR="005A2E0E" w:rsidRDefault="005A2E0E" w:rsidP="005A2E0E">
      <w:pPr>
        <w:pStyle w:val="a3"/>
        <w:ind w:firstLineChars="171" w:firstLine="359"/>
      </w:pPr>
      <w:r>
        <w:rPr>
          <w:rFonts w:hint="eastAsia"/>
        </w:rPr>
        <w:t>为了减少医院夜间巡查病人状态给其带来的不便以及减少护士的工作量，一种用于采用无线技术实现的微型生命体征采集系统可以帮助护士在不直接对</w:t>
      </w:r>
      <w:r w:rsidR="006F7B23">
        <w:rPr>
          <w:rFonts w:hint="eastAsia"/>
        </w:rPr>
        <w:t>患者进行操作的前提下，察看患者的</w:t>
      </w:r>
      <w:r w:rsidR="00EE6CCE">
        <w:rPr>
          <w:rFonts w:hint="eastAsia"/>
        </w:rPr>
        <w:t>实时</w:t>
      </w:r>
      <w:r w:rsidR="006F7B23">
        <w:rPr>
          <w:rFonts w:hint="eastAsia"/>
        </w:rPr>
        <w:t>基本生命体征，包括脉搏、体温和</w:t>
      </w:r>
      <w:r w:rsidR="00EE6CCE">
        <w:rPr>
          <w:rFonts w:hint="eastAsia"/>
        </w:rPr>
        <w:t>呼吸，</w:t>
      </w:r>
      <w:r w:rsidR="00266F28">
        <w:rPr>
          <w:rFonts w:hint="eastAsia"/>
        </w:rPr>
        <w:t>同时这些体征参数可以在网络存在的条件下存储于云端数据库</w:t>
      </w:r>
      <w:r w:rsidR="00F165E8">
        <w:rPr>
          <w:rFonts w:hint="eastAsia"/>
        </w:rPr>
        <w:t>，为实现医院内部的大数据</w:t>
      </w:r>
      <w:r w:rsidR="00B3407F">
        <w:rPr>
          <w:rFonts w:hint="eastAsia"/>
        </w:rPr>
        <w:t>分析提供内容。</w:t>
      </w:r>
    </w:p>
    <w:p w:rsidR="00AE4FE8" w:rsidRDefault="00AE4FE8" w:rsidP="005A2E0E">
      <w:pPr>
        <w:pStyle w:val="a3"/>
        <w:ind w:firstLineChars="171" w:firstLine="359"/>
      </w:pPr>
    </w:p>
    <w:p w:rsidR="0054570B" w:rsidRPr="00AE4FE8" w:rsidRDefault="0054570B" w:rsidP="0054570B">
      <w:pPr>
        <w:pStyle w:val="a3"/>
        <w:numPr>
          <w:ilvl w:val="0"/>
          <w:numId w:val="1"/>
        </w:numPr>
        <w:ind w:firstLineChars="0"/>
        <w:rPr>
          <w:sz w:val="28"/>
          <w:szCs w:val="28"/>
        </w:rPr>
      </w:pPr>
      <w:r w:rsidRPr="00AE4FE8">
        <w:rPr>
          <w:rFonts w:hint="eastAsia"/>
          <w:sz w:val="28"/>
          <w:szCs w:val="28"/>
        </w:rPr>
        <w:t>系统应用场景（设</w:t>
      </w:r>
      <w:r w:rsidR="005010A7" w:rsidRPr="00AE4FE8">
        <w:rPr>
          <w:rFonts w:hint="eastAsia"/>
          <w:sz w:val="28"/>
          <w:szCs w:val="28"/>
        </w:rPr>
        <w:t>想</w:t>
      </w:r>
      <w:r w:rsidRPr="00AE4FE8">
        <w:rPr>
          <w:rFonts w:hint="eastAsia"/>
          <w:sz w:val="28"/>
          <w:szCs w:val="28"/>
        </w:rPr>
        <w:t>）</w:t>
      </w:r>
    </w:p>
    <w:p w:rsidR="00AE4A61" w:rsidRDefault="005010A7" w:rsidP="00912241">
      <w:pPr>
        <w:pStyle w:val="a3"/>
        <w:ind w:firstLineChars="171" w:firstLine="359"/>
      </w:pPr>
      <w:r>
        <w:rPr>
          <w:rFonts w:hint="eastAsia"/>
        </w:rPr>
        <w:t>场景</w:t>
      </w:r>
      <w:proofErr w:type="gramStart"/>
      <w:r>
        <w:rPr>
          <w:rFonts w:hint="eastAsia"/>
        </w:rPr>
        <w:t>一</w:t>
      </w:r>
      <w:proofErr w:type="gramEnd"/>
      <w:r>
        <w:rPr>
          <w:rFonts w:hint="eastAsia"/>
        </w:rPr>
        <w:t>：</w:t>
      </w:r>
      <w:r w:rsidR="001A44F4">
        <w:rPr>
          <w:rFonts w:hint="eastAsia"/>
        </w:rPr>
        <w:t>护士M开始了每天的例行</w:t>
      </w:r>
      <w:r w:rsidR="007B2A05">
        <w:rPr>
          <w:rFonts w:hint="eastAsia"/>
        </w:rPr>
        <w:t>，首先拿出一个随身的PAD，</w:t>
      </w:r>
      <w:bookmarkStart w:id="0" w:name="OLE_LINK2"/>
      <w:bookmarkStart w:id="1" w:name="OLE_LINK3"/>
      <w:r w:rsidR="007B2A05">
        <w:rPr>
          <w:rFonts w:hint="eastAsia"/>
        </w:rPr>
        <w:t>开启巡检系统软件，</w:t>
      </w:r>
      <w:r w:rsidR="00912241">
        <w:rPr>
          <w:rFonts w:hint="eastAsia"/>
        </w:rPr>
        <w:t>选择不同的</w:t>
      </w:r>
      <w:r w:rsidR="00F83336">
        <w:rPr>
          <w:rFonts w:hint="eastAsia"/>
        </w:rPr>
        <w:t>病区，</w:t>
      </w:r>
      <w:r w:rsidR="00171258">
        <w:rPr>
          <w:rFonts w:hint="eastAsia"/>
        </w:rPr>
        <w:t>进入病区模式后，PAD上显示病房</w:t>
      </w:r>
      <w:r w:rsidR="00B7755D">
        <w:rPr>
          <w:rFonts w:hint="eastAsia"/>
        </w:rPr>
        <w:t>分布图；</w:t>
      </w:r>
      <w:bookmarkEnd w:id="0"/>
      <w:bookmarkEnd w:id="1"/>
      <w:r w:rsidR="00B7755D">
        <w:rPr>
          <w:rFonts w:hint="eastAsia"/>
        </w:rPr>
        <w:t>于是开始进行巡视，</w:t>
      </w:r>
      <w:r w:rsidR="0015508E">
        <w:rPr>
          <w:rFonts w:hint="eastAsia"/>
        </w:rPr>
        <w:t>当她走进某个病房门口时，</w:t>
      </w:r>
      <w:r w:rsidR="0015665E">
        <w:rPr>
          <w:rFonts w:hint="eastAsia"/>
        </w:rPr>
        <w:t>她点击对应的病房图标，于是该病房</w:t>
      </w:r>
      <w:r w:rsidR="00B873C0">
        <w:rPr>
          <w:rFonts w:hint="eastAsia"/>
        </w:rPr>
        <w:t>图标</w:t>
      </w:r>
      <w:r w:rsidR="0015665E">
        <w:rPr>
          <w:rFonts w:hint="eastAsia"/>
        </w:rPr>
        <w:t>会弹出一个</w:t>
      </w:r>
      <w:r w:rsidR="00823D28">
        <w:rPr>
          <w:rFonts w:hint="eastAsia"/>
        </w:rPr>
        <w:t>床铺</w:t>
      </w:r>
      <w:r w:rsidR="0015665E">
        <w:rPr>
          <w:rFonts w:hint="eastAsia"/>
        </w:rPr>
        <w:t>列表，</w:t>
      </w:r>
      <w:r w:rsidR="00823D28">
        <w:rPr>
          <w:rFonts w:hint="eastAsia"/>
        </w:rPr>
        <w:t>分别</w:t>
      </w:r>
      <w:r w:rsidR="00774EF5">
        <w:rPr>
          <w:rFonts w:hint="eastAsia"/>
        </w:rPr>
        <w:t>列</w:t>
      </w:r>
      <w:r w:rsidR="0015665E">
        <w:rPr>
          <w:rFonts w:hint="eastAsia"/>
        </w:rPr>
        <w:t>出</w:t>
      </w:r>
      <w:r w:rsidR="00823D28">
        <w:rPr>
          <w:rFonts w:hint="eastAsia"/>
        </w:rPr>
        <w:t>每张床</w:t>
      </w:r>
      <w:r w:rsidR="00B71511">
        <w:rPr>
          <w:rFonts w:hint="eastAsia"/>
        </w:rPr>
        <w:t>的</w:t>
      </w:r>
      <w:r w:rsidR="00823D28">
        <w:rPr>
          <w:rFonts w:hint="eastAsia"/>
        </w:rPr>
        <w:t>患者的</w:t>
      </w:r>
      <w:r w:rsidR="00B71511">
        <w:rPr>
          <w:rFonts w:hint="eastAsia"/>
        </w:rPr>
        <w:t>当前特征参数</w:t>
      </w:r>
      <w:r w:rsidR="00823D28">
        <w:rPr>
          <w:rFonts w:hint="eastAsia"/>
        </w:rPr>
        <w:t>，</w:t>
      </w:r>
      <w:r w:rsidR="00774EF5">
        <w:rPr>
          <w:rFonts w:hint="eastAsia"/>
        </w:rPr>
        <w:t>如果</w:t>
      </w:r>
      <w:r w:rsidR="004127DC">
        <w:rPr>
          <w:rFonts w:hint="eastAsia"/>
        </w:rPr>
        <w:t>床铺空，则列表</w:t>
      </w:r>
      <w:r w:rsidR="00B71511">
        <w:rPr>
          <w:rFonts w:hint="eastAsia"/>
        </w:rPr>
        <w:t>的状态栏显示</w:t>
      </w:r>
      <w:r w:rsidR="004127DC">
        <w:rPr>
          <w:rFonts w:hint="eastAsia"/>
        </w:rPr>
        <w:t>为空，</w:t>
      </w:r>
      <w:r w:rsidR="00B71511">
        <w:rPr>
          <w:rFonts w:hint="eastAsia"/>
        </w:rPr>
        <w:t>如果出现故障，则列表的状态栏显示故障，</w:t>
      </w:r>
      <w:r w:rsidR="00C712BC">
        <w:rPr>
          <w:rFonts w:hint="eastAsia"/>
        </w:rPr>
        <w:t>如果参数出现不正常，状态栏显示</w:t>
      </w:r>
      <w:r w:rsidR="003A056E">
        <w:rPr>
          <w:rFonts w:hint="eastAsia"/>
        </w:rPr>
        <w:t>报警，</w:t>
      </w:r>
      <w:r w:rsidR="00274E79">
        <w:rPr>
          <w:rFonts w:hint="eastAsia"/>
        </w:rPr>
        <w:t>如果参数在正常范围内，状态栏显示正常。</w:t>
      </w:r>
    </w:p>
    <w:p w:rsidR="00247FEB" w:rsidRDefault="00247FEB" w:rsidP="00912241">
      <w:pPr>
        <w:pStyle w:val="a3"/>
        <w:ind w:firstLineChars="171" w:firstLine="359"/>
      </w:pPr>
      <w:r>
        <w:rPr>
          <w:rFonts w:hint="eastAsia"/>
        </w:rPr>
        <w:t>场景二：</w:t>
      </w:r>
      <w:r w:rsidR="00C640FD">
        <w:rPr>
          <w:rFonts w:hint="eastAsia"/>
        </w:rPr>
        <w:t>护士M每天晚上开始对</w:t>
      </w:r>
      <w:r w:rsidR="00353600">
        <w:rPr>
          <w:rFonts w:hint="eastAsia"/>
        </w:rPr>
        <w:t>为病人上</w:t>
      </w:r>
      <w:r w:rsidR="003B64D8">
        <w:rPr>
          <w:rFonts w:hint="eastAsia"/>
        </w:rPr>
        <w:t>采集</w:t>
      </w:r>
      <w:r w:rsidR="00353600">
        <w:rPr>
          <w:rFonts w:hint="eastAsia"/>
        </w:rPr>
        <w:t>贴，</w:t>
      </w:r>
      <w:r w:rsidR="00735B3D">
        <w:rPr>
          <w:rFonts w:hint="eastAsia"/>
        </w:rPr>
        <w:t>如果这是一个未</w:t>
      </w:r>
      <w:r w:rsidR="009C646B">
        <w:rPr>
          <w:rFonts w:hint="eastAsia"/>
        </w:rPr>
        <w:t>绑</w:t>
      </w:r>
      <w:r w:rsidR="00735B3D">
        <w:rPr>
          <w:rFonts w:hint="eastAsia"/>
        </w:rPr>
        <w:t>定的贴，则</w:t>
      </w:r>
      <w:r w:rsidR="007B1658">
        <w:rPr>
          <w:rFonts w:hint="eastAsia"/>
        </w:rPr>
        <w:t>首先需要进行</w:t>
      </w:r>
      <w:r w:rsidR="009C646B">
        <w:rPr>
          <w:rFonts w:hint="eastAsia"/>
        </w:rPr>
        <w:t>绑</w:t>
      </w:r>
      <w:r w:rsidR="007B1658">
        <w:rPr>
          <w:rFonts w:hint="eastAsia"/>
        </w:rPr>
        <w:t>定，</w:t>
      </w:r>
      <w:r w:rsidR="009C646B">
        <w:rPr>
          <w:rFonts w:hint="eastAsia"/>
        </w:rPr>
        <w:t>绑</w:t>
      </w:r>
      <w:r w:rsidR="007B1658">
        <w:rPr>
          <w:rFonts w:hint="eastAsia"/>
        </w:rPr>
        <w:t>定的流程：</w:t>
      </w:r>
      <w:r w:rsidR="00104F57">
        <w:rPr>
          <w:rFonts w:hint="eastAsia"/>
        </w:rPr>
        <w:t>1）开启巡检系统软件，选择不同的病区，进入病区模式后，PAD上显示病房分布图</w:t>
      </w:r>
      <w:r w:rsidR="00446B00">
        <w:rPr>
          <w:rFonts w:hint="eastAsia"/>
        </w:rPr>
        <w:t>；2）点击某个病房后，进入病房模式，会显示</w:t>
      </w:r>
      <w:r w:rsidR="00180854">
        <w:rPr>
          <w:rFonts w:hint="eastAsia"/>
        </w:rPr>
        <w:t>所有病床是否已有采集贴的绑定状态，如果已有绑定则显示帖的序列号，</w:t>
      </w:r>
      <w:r w:rsidR="00E34C0A">
        <w:rPr>
          <w:rFonts w:hint="eastAsia"/>
        </w:rPr>
        <w:t>否则为空；</w:t>
      </w:r>
      <w:r w:rsidR="005F541A">
        <w:rPr>
          <w:rFonts w:hint="eastAsia"/>
        </w:rPr>
        <w:t>如果贴未开启，则序列号不会发亮，否则高亮</w:t>
      </w:r>
      <w:r w:rsidR="00104F57">
        <w:rPr>
          <w:rFonts w:hint="eastAsia"/>
        </w:rPr>
        <w:t>；</w:t>
      </w:r>
      <w:r w:rsidR="00180854">
        <w:rPr>
          <w:rFonts w:hint="eastAsia"/>
        </w:rPr>
        <w:t>3</w:t>
      </w:r>
      <w:r w:rsidR="007B1658">
        <w:rPr>
          <w:rFonts w:hint="eastAsia"/>
        </w:rPr>
        <w:t>）打开</w:t>
      </w:r>
      <w:r w:rsidR="003B64D8">
        <w:rPr>
          <w:rFonts w:hint="eastAsia"/>
        </w:rPr>
        <w:t>采集</w:t>
      </w:r>
      <w:r w:rsidR="007B1658">
        <w:rPr>
          <w:rFonts w:hint="eastAsia"/>
        </w:rPr>
        <w:t>贴的电源，看到电源指示灯（红光）亮之后，</w:t>
      </w:r>
      <w:r w:rsidR="009C646B">
        <w:rPr>
          <w:rFonts w:hint="eastAsia"/>
        </w:rPr>
        <w:t>然后</w:t>
      </w:r>
      <w:proofErr w:type="gramStart"/>
      <w:r w:rsidR="009C646B">
        <w:rPr>
          <w:rFonts w:hint="eastAsia"/>
        </w:rPr>
        <w:t>看到蓝牙指示灯</w:t>
      </w:r>
      <w:proofErr w:type="gramEnd"/>
      <w:r w:rsidR="009C646B">
        <w:rPr>
          <w:rFonts w:hint="eastAsia"/>
        </w:rPr>
        <w:t>开始闪烁，</w:t>
      </w:r>
      <w:r w:rsidR="003B64D8">
        <w:rPr>
          <w:rFonts w:hint="eastAsia"/>
        </w:rPr>
        <w:t>随后</w:t>
      </w:r>
      <w:r w:rsidR="009C646B">
        <w:rPr>
          <w:rFonts w:hint="eastAsia"/>
        </w:rPr>
        <w:t>对应</w:t>
      </w:r>
      <w:proofErr w:type="gramStart"/>
      <w:r w:rsidR="009C646B">
        <w:rPr>
          <w:rFonts w:hint="eastAsia"/>
        </w:rPr>
        <w:t>的</w:t>
      </w:r>
      <w:bookmarkStart w:id="2" w:name="OLE_LINK1"/>
      <w:r w:rsidR="009C646B">
        <w:rPr>
          <w:rFonts w:hint="eastAsia"/>
        </w:rPr>
        <w:t>蓝牙</w:t>
      </w:r>
      <w:proofErr w:type="gramEnd"/>
      <w:r w:rsidR="009C646B">
        <w:rPr>
          <w:rFonts w:hint="eastAsia"/>
        </w:rPr>
        <w:t>-WIFI</w:t>
      </w:r>
      <w:r w:rsidR="00C15D98">
        <w:rPr>
          <w:rFonts w:hint="eastAsia"/>
        </w:rPr>
        <w:t>转换器</w:t>
      </w:r>
      <w:bookmarkEnd w:id="2"/>
      <w:r w:rsidR="003B64D8">
        <w:rPr>
          <w:rFonts w:hint="eastAsia"/>
        </w:rPr>
        <w:t>也同时会有</w:t>
      </w:r>
      <w:r w:rsidR="00546125">
        <w:rPr>
          <w:rFonts w:hint="eastAsia"/>
        </w:rPr>
        <w:t>蓝</w:t>
      </w:r>
      <w:r w:rsidR="003B64D8">
        <w:rPr>
          <w:rFonts w:hint="eastAsia"/>
        </w:rPr>
        <w:t>灯闪烁，这时表明采集帖</w:t>
      </w:r>
      <w:proofErr w:type="gramStart"/>
      <w:r w:rsidR="003B64D8">
        <w:rPr>
          <w:rFonts w:hint="eastAsia"/>
        </w:rPr>
        <w:t>与蓝牙</w:t>
      </w:r>
      <w:proofErr w:type="gramEnd"/>
      <w:r w:rsidR="003B64D8">
        <w:rPr>
          <w:rFonts w:hint="eastAsia"/>
        </w:rPr>
        <w:t>-WIFI转换器已经产生了连接</w:t>
      </w:r>
      <w:r w:rsidR="009C646B">
        <w:rPr>
          <w:rFonts w:hint="eastAsia"/>
        </w:rPr>
        <w:t>；</w:t>
      </w:r>
      <w:r w:rsidR="00FE0E49">
        <w:rPr>
          <w:rFonts w:hint="eastAsia"/>
        </w:rPr>
        <w:t>4</w:t>
      </w:r>
      <w:r w:rsidR="003B79B3">
        <w:rPr>
          <w:rFonts w:hint="eastAsia"/>
        </w:rPr>
        <w:t>）</w:t>
      </w:r>
      <w:r w:rsidR="00895FBB">
        <w:rPr>
          <w:rFonts w:hint="eastAsia"/>
        </w:rPr>
        <w:t>在PAD上会有显示有新的采集贴</w:t>
      </w:r>
      <w:r w:rsidR="0028388A">
        <w:rPr>
          <w:rFonts w:hint="eastAsia"/>
        </w:rPr>
        <w:t>出现；</w:t>
      </w:r>
      <w:r w:rsidR="00FE0E49">
        <w:rPr>
          <w:rFonts w:hint="eastAsia"/>
        </w:rPr>
        <w:t>5</w:t>
      </w:r>
      <w:r w:rsidR="0028388A">
        <w:rPr>
          <w:rFonts w:hint="eastAsia"/>
        </w:rPr>
        <w:t>）</w:t>
      </w:r>
      <w:r w:rsidR="00104F57">
        <w:rPr>
          <w:rFonts w:hint="eastAsia"/>
        </w:rPr>
        <w:t>护</w:t>
      </w:r>
      <w:r w:rsidR="00437D2E">
        <w:rPr>
          <w:rFonts w:hint="eastAsia"/>
        </w:rPr>
        <w:t>士把新的</w:t>
      </w:r>
      <w:r w:rsidR="00437D2E">
        <w:rPr>
          <w:rFonts w:hint="eastAsia"/>
        </w:rPr>
        <w:lastRenderedPageBreak/>
        <w:t>贴滑动到某个病床，</w:t>
      </w:r>
      <w:r w:rsidR="00254C94">
        <w:rPr>
          <w:rFonts w:hint="eastAsia"/>
        </w:rPr>
        <w:t>如果绑定成功后，</w:t>
      </w:r>
      <w:r w:rsidR="00E34C0A">
        <w:rPr>
          <w:rFonts w:hint="eastAsia"/>
        </w:rPr>
        <w:t>该床位显示有新贴绑定且高亮，表明绑定成功。</w:t>
      </w:r>
    </w:p>
    <w:p w:rsidR="00B92183" w:rsidRDefault="00EB0EAD" w:rsidP="00B92183">
      <w:pPr>
        <w:pStyle w:val="a3"/>
        <w:ind w:firstLineChars="171" w:firstLine="359"/>
      </w:pPr>
      <w:r>
        <w:rPr>
          <w:rFonts w:hint="eastAsia"/>
        </w:rPr>
        <w:t>如果是一个已经绑定的贴，</w:t>
      </w:r>
      <w:r w:rsidR="006A34E0">
        <w:rPr>
          <w:rFonts w:hint="eastAsia"/>
        </w:rPr>
        <w:t>则自动连接，根据原先绑定</w:t>
      </w:r>
      <w:r w:rsidR="007F6B5B">
        <w:rPr>
          <w:rFonts w:hint="eastAsia"/>
        </w:rPr>
        <w:t>位置，贴上</w:t>
      </w:r>
      <w:proofErr w:type="gramStart"/>
      <w:r w:rsidR="007F6B5B">
        <w:rPr>
          <w:rFonts w:hint="eastAsia"/>
        </w:rPr>
        <w:t>的蓝牙指示灯</w:t>
      </w:r>
      <w:r w:rsidR="00B92183">
        <w:rPr>
          <w:rFonts w:hint="eastAsia"/>
        </w:rPr>
        <w:t>和蓝牙</w:t>
      </w:r>
      <w:proofErr w:type="gramEnd"/>
      <w:r w:rsidR="00B92183">
        <w:rPr>
          <w:rFonts w:hint="eastAsia"/>
        </w:rPr>
        <w:t>-WIFI转换器上对应的蓝灯在闪烁之后长亮，表明连接成功。</w:t>
      </w:r>
      <w:r w:rsidR="00546125">
        <w:rPr>
          <w:rFonts w:hint="eastAsia"/>
        </w:rPr>
        <w:t>连接成功后会</w:t>
      </w:r>
      <w:r w:rsidR="008B39EF">
        <w:rPr>
          <w:rFonts w:hint="eastAsia"/>
        </w:rPr>
        <w:t>在PAD上</w:t>
      </w:r>
      <w:r w:rsidR="00546125">
        <w:rPr>
          <w:rFonts w:hint="eastAsia"/>
        </w:rPr>
        <w:t>显示</w:t>
      </w:r>
      <w:r w:rsidR="008B39EF">
        <w:rPr>
          <w:rFonts w:hint="eastAsia"/>
        </w:rPr>
        <w:t>已连接及当前电量显示</w:t>
      </w:r>
      <w:r w:rsidR="008F10F0">
        <w:rPr>
          <w:rFonts w:hint="eastAsia"/>
        </w:rPr>
        <w:t>、贴的序列号高亮</w:t>
      </w:r>
      <w:r w:rsidR="004E0C76">
        <w:rPr>
          <w:rFonts w:hint="eastAsia"/>
        </w:rPr>
        <w:t>、当前数据是否正常</w:t>
      </w:r>
      <w:r w:rsidR="008B39EF">
        <w:rPr>
          <w:rFonts w:hint="eastAsia"/>
        </w:rPr>
        <w:t>。</w:t>
      </w:r>
    </w:p>
    <w:p w:rsidR="00B7452A" w:rsidRDefault="00E34C0A" w:rsidP="00B7452A">
      <w:pPr>
        <w:pStyle w:val="a3"/>
        <w:ind w:firstLineChars="171" w:firstLine="359"/>
        <w:rPr>
          <w:ins w:id="3" w:author="龚奇" w:date="2015-11-29T18:51:00Z"/>
        </w:rPr>
      </w:pPr>
      <w:r>
        <w:rPr>
          <w:rFonts w:hint="eastAsia"/>
        </w:rPr>
        <w:t>场景三：</w:t>
      </w:r>
      <w:r w:rsidR="002773EF">
        <w:rPr>
          <w:rFonts w:hint="eastAsia"/>
        </w:rPr>
        <w:t>护士M顺序开启或绑定一个或多个贴之后，确定所有连接正常，</w:t>
      </w:r>
      <w:r w:rsidR="00B7452A">
        <w:rPr>
          <w:rFonts w:hint="eastAsia"/>
        </w:rPr>
        <w:t>开始把贴</w:t>
      </w:r>
      <w:proofErr w:type="gramStart"/>
      <w:r w:rsidR="00B7452A">
        <w:rPr>
          <w:rFonts w:hint="eastAsia"/>
        </w:rPr>
        <w:t>往患者</w:t>
      </w:r>
      <w:proofErr w:type="gramEnd"/>
      <w:r w:rsidR="00B7452A">
        <w:rPr>
          <w:rFonts w:hint="eastAsia"/>
        </w:rPr>
        <w:t>身上贴</w:t>
      </w:r>
      <w:r w:rsidR="00E22C04">
        <w:rPr>
          <w:rFonts w:hint="eastAsia"/>
        </w:rPr>
        <w:t>；</w:t>
      </w:r>
      <w:r w:rsidR="004208F1">
        <w:rPr>
          <w:rFonts w:hint="eastAsia"/>
        </w:rPr>
        <w:t>经过一夜</w:t>
      </w:r>
      <w:r w:rsidR="003E7F19">
        <w:rPr>
          <w:rFonts w:hint="eastAsia"/>
        </w:rPr>
        <w:t>巡诊完毕</w:t>
      </w:r>
      <w:r w:rsidR="004208F1">
        <w:rPr>
          <w:rFonts w:hint="eastAsia"/>
        </w:rPr>
        <w:t>之后，护士</w:t>
      </w:r>
      <w:proofErr w:type="gramStart"/>
      <w:r w:rsidR="003E7F19">
        <w:rPr>
          <w:rFonts w:hint="eastAsia"/>
        </w:rPr>
        <w:t>把</w:t>
      </w:r>
      <w:r w:rsidR="00B36DCC">
        <w:rPr>
          <w:rFonts w:hint="eastAsia"/>
        </w:rPr>
        <w:t>贴从患者</w:t>
      </w:r>
      <w:proofErr w:type="gramEnd"/>
      <w:r w:rsidR="00B36DCC">
        <w:rPr>
          <w:rFonts w:hint="eastAsia"/>
        </w:rPr>
        <w:t>身上取下，关闭</w:t>
      </w:r>
      <w:r w:rsidR="00BE4FB5">
        <w:rPr>
          <w:rFonts w:hint="eastAsia"/>
        </w:rPr>
        <w:t>电源，更换</w:t>
      </w:r>
      <w:r w:rsidR="00BE26E8">
        <w:rPr>
          <w:rFonts w:hint="eastAsia"/>
        </w:rPr>
        <w:t>电极，以待下一次使用。</w:t>
      </w:r>
    </w:p>
    <w:p w:rsidR="001B562F" w:rsidRPr="00B94E12" w:rsidRDefault="001B562F" w:rsidP="00B7452A">
      <w:pPr>
        <w:pStyle w:val="a3"/>
        <w:ind w:firstLineChars="171" w:firstLine="359"/>
        <w:rPr>
          <w:u w:val="single"/>
          <w:rPrChange w:id="4" w:author="龚奇" w:date="2015-11-29T18:56:00Z">
            <w:rPr/>
          </w:rPrChange>
        </w:rPr>
      </w:pPr>
      <w:ins w:id="5" w:author="龚奇" w:date="2015-11-29T18:51:00Z">
        <w:r w:rsidRPr="00B94E12">
          <w:rPr>
            <w:rFonts w:hint="eastAsia"/>
            <w:u w:val="single"/>
            <w:rPrChange w:id="6" w:author="龚奇" w:date="2015-11-29T18:56:00Z">
              <w:rPr>
                <w:rFonts w:hint="eastAsia"/>
              </w:rPr>
            </w:rPrChange>
          </w:rPr>
          <w:t>场景四</w:t>
        </w:r>
        <w:r w:rsidRPr="00B94E12">
          <w:rPr>
            <w:u w:val="single"/>
            <w:rPrChange w:id="7" w:author="龚奇" w:date="2015-11-29T18:56:00Z">
              <w:rPr/>
            </w:rPrChange>
          </w:rPr>
          <w:t>：护士M发现设备电量不足（</w:t>
        </w:r>
        <w:r w:rsidRPr="00B94E12">
          <w:rPr>
            <w:rFonts w:hint="eastAsia"/>
            <w:u w:val="single"/>
            <w:rPrChange w:id="8" w:author="龚奇" w:date="2015-11-29T18:56:00Z">
              <w:rPr>
                <w:rFonts w:hint="eastAsia"/>
              </w:rPr>
            </w:rPrChange>
          </w:rPr>
          <w:t>对应</w:t>
        </w:r>
      </w:ins>
      <w:ins w:id="9" w:author="龚奇" w:date="2015-11-29T18:52:00Z">
        <w:r w:rsidRPr="00B94E12">
          <w:rPr>
            <w:u w:val="single"/>
            <w:rPrChange w:id="10" w:author="龚奇" w:date="2015-11-29T18:56:00Z">
              <w:rPr/>
            </w:rPrChange>
          </w:rPr>
          <w:t>4.1.3中的第一版</w:t>
        </w:r>
      </w:ins>
      <w:ins w:id="11" w:author="龚奇" w:date="2015-11-29T18:51:00Z">
        <w:r w:rsidRPr="00B94E12">
          <w:rPr>
            <w:u w:val="single"/>
            <w:rPrChange w:id="12" w:author="龚奇" w:date="2015-11-29T18:56:00Z">
              <w:rPr/>
            </w:rPrChange>
          </w:rPr>
          <w:t>）</w:t>
        </w:r>
      </w:ins>
      <w:ins w:id="13" w:author="龚奇" w:date="2015-11-29T18:52:00Z">
        <w:r w:rsidRPr="00B94E12">
          <w:rPr>
            <w:rFonts w:hint="eastAsia"/>
            <w:u w:val="single"/>
            <w:rPrChange w:id="14" w:author="龚奇" w:date="2015-11-29T18:56:00Z">
              <w:rPr>
                <w:rFonts w:hint="eastAsia"/>
              </w:rPr>
            </w:rPrChange>
          </w:rPr>
          <w:t>，</w:t>
        </w:r>
        <w:r w:rsidRPr="00B94E12">
          <w:rPr>
            <w:u w:val="single"/>
            <w:rPrChange w:id="15" w:author="龚奇" w:date="2015-11-29T18:56:00Z">
              <w:rPr/>
            </w:rPrChange>
          </w:rPr>
          <w:t>将</w:t>
        </w:r>
      </w:ins>
      <w:ins w:id="16" w:author="龚奇" w:date="2015-11-29T18:53:00Z">
        <w:r w:rsidRPr="00B94E12">
          <w:rPr>
            <w:u w:val="single"/>
            <w:rPrChange w:id="17" w:author="龚奇" w:date="2015-11-29T18:56:00Z">
              <w:rPr/>
            </w:rPrChange>
          </w:rPr>
          <w:t>设备拿去充电同时使用备用设备，</w:t>
        </w:r>
        <w:r w:rsidRPr="00B94E12">
          <w:rPr>
            <w:rFonts w:hint="eastAsia"/>
            <w:u w:val="single"/>
            <w:rPrChange w:id="18" w:author="龚奇" w:date="2015-11-29T18:56:00Z">
              <w:rPr>
                <w:rFonts w:hint="eastAsia"/>
              </w:rPr>
            </w:rPrChange>
          </w:rPr>
          <w:t>备用</w:t>
        </w:r>
        <w:r w:rsidRPr="00B94E12">
          <w:rPr>
            <w:u w:val="single"/>
            <w:rPrChange w:id="19" w:author="龚奇" w:date="2015-11-29T18:56:00Z">
              <w:rPr/>
            </w:rPrChange>
          </w:rPr>
          <w:t>设备的使用</w:t>
        </w:r>
      </w:ins>
      <w:ins w:id="20" w:author="龚奇" w:date="2015-11-29T18:54:00Z">
        <w:r w:rsidRPr="00B94E12">
          <w:rPr>
            <w:rFonts w:hint="eastAsia"/>
            <w:u w:val="single"/>
            <w:rPrChange w:id="21" w:author="龚奇" w:date="2015-11-29T18:56:00Z">
              <w:rPr>
                <w:rFonts w:hint="eastAsia"/>
              </w:rPr>
            </w:rPrChange>
          </w:rPr>
          <w:t>和</w:t>
        </w:r>
        <w:r w:rsidRPr="00B94E12">
          <w:rPr>
            <w:u w:val="single"/>
            <w:rPrChange w:id="22" w:author="龚奇" w:date="2015-11-29T18:56:00Z">
              <w:rPr/>
            </w:rPrChange>
          </w:rPr>
          <w:t>电量不足的设备的</w:t>
        </w:r>
        <w:r w:rsidRPr="00B94E12">
          <w:rPr>
            <w:rFonts w:hint="eastAsia"/>
            <w:u w:val="single"/>
            <w:rPrChange w:id="23" w:author="龚奇" w:date="2015-11-29T18:56:00Z">
              <w:rPr>
                <w:rFonts w:hint="eastAsia"/>
              </w:rPr>
            </w:rPrChange>
          </w:rPr>
          <w:t>使用</w:t>
        </w:r>
        <w:r w:rsidRPr="00B94E12">
          <w:rPr>
            <w:u w:val="single"/>
            <w:rPrChange w:id="24" w:author="龚奇" w:date="2015-11-29T18:56:00Z">
              <w:rPr/>
            </w:rPrChange>
          </w:rPr>
          <w:t>相同；</w:t>
        </w:r>
        <w:r w:rsidR="00B94E12" w:rsidRPr="00B94E12">
          <w:rPr>
            <w:rFonts w:hint="eastAsia"/>
            <w:u w:val="single"/>
            <w:rPrChange w:id="25" w:author="龚奇" w:date="2015-11-29T18:56:00Z">
              <w:rPr>
                <w:rFonts w:hint="eastAsia"/>
              </w:rPr>
            </w:rPrChange>
          </w:rPr>
          <w:t>或者</w:t>
        </w:r>
        <w:r w:rsidR="00B94E12" w:rsidRPr="00B94E12">
          <w:rPr>
            <w:u w:val="single"/>
            <w:rPrChange w:id="26" w:author="龚奇" w:date="2015-11-29T18:56:00Z">
              <w:rPr/>
            </w:rPrChange>
          </w:rPr>
          <w:t>护士M每次使用完设备（</w:t>
        </w:r>
      </w:ins>
      <w:ins w:id="27" w:author="龚奇" w:date="2015-11-29T18:55:00Z">
        <w:r w:rsidR="00B94E12" w:rsidRPr="00B94E12">
          <w:rPr>
            <w:rFonts w:hint="eastAsia"/>
            <w:u w:val="single"/>
            <w:rPrChange w:id="28" w:author="龚奇" w:date="2015-11-29T18:56:00Z">
              <w:rPr>
                <w:rFonts w:hint="eastAsia"/>
              </w:rPr>
            </w:rPrChange>
          </w:rPr>
          <w:t>对应</w:t>
        </w:r>
        <w:r w:rsidR="00B94E12" w:rsidRPr="00B94E12">
          <w:rPr>
            <w:u w:val="single"/>
            <w:rPrChange w:id="29" w:author="龚奇" w:date="2015-11-29T18:56:00Z">
              <w:rPr/>
            </w:rPrChange>
          </w:rPr>
          <w:t>4.1.3中的第二版</w:t>
        </w:r>
      </w:ins>
      <w:ins w:id="30" w:author="龚奇" w:date="2015-11-29T18:54:00Z">
        <w:r w:rsidR="00B94E12" w:rsidRPr="00B94E12">
          <w:rPr>
            <w:u w:val="single"/>
            <w:rPrChange w:id="31" w:author="龚奇" w:date="2015-11-29T18:56:00Z">
              <w:rPr/>
            </w:rPrChange>
          </w:rPr>
          <w:t>）</w:t>
        </w:r>
      </w:ins>
      <w:ins w:id="32" w:author="龚奇" w:date="2015-11-29T18:55:00Z">
        <w:r w:rsidR="00B94E12" w:rsidRPr="00B94E12">
          <w:rPr>
            <w:rFonts w:hint="eastAsia"/>
            <w:u w:val="single"/>
            <w:rPrChange w:id="33" w:author="龚奇" w:date="2015-11-29T18:56:00Z">
              <w:rPr>
                <w:rFonts w:hint="eastAsia"/>
              </w:rPr>
            </w:rPrChange>
          </w:rPr>
          <w:t>后</w:t>
        </w:r>
        <w:r w:rsidR="00B94E12" w:rsidRPr="00B94E12">
          <w:rPr>
            <w:u w:val="single"/>
            <w:rPrChange w:id="34" w:author="龚奇" w:date="2015-11-29T18:56:00Z">
              <w:rPr/>
            </w:rPrChange>
          </w:rPr>
          <w:t>，</w:t>
        </w:r>
        <w:r w:rsidR="00B94E12" w:rsidRPr="00B94E12">
          <w:rPr>
            <w:rFonts w:hint="eastAsia"/>
            <w:u w:val="single"/>
            <w:rPrChange w:id="35" w:author="龚奇" w:date="2015-11-29T18:56:00Z">
              <w:rPr>
                <w:rFonts w:hint="eastAsia"/>
              </w:rPr>
            </w:rPrChange>
          </w:rPr>
          <w:t>将带有</w:t>
        </w:r>
        <w:r w:rsidR="00B94E12" w:rsidRPr="00B94E12">
          <w:rPr>
            <w:u w:val="single"/>
            <w:rPrChange w:id="36" w:author="龚奇" w:date="2015-11-29T18:56:00Z">
              <w:rPr/>
            </w:rPrChange>
          </w:rPr>
          <w:t>电池的后盖</w:t>
        </w:r>
        <w:r w:rsidR="00B94E12" w:rsidRPr="00B94E12">
          <w:rPr>
            <w:rFonts w:hint="eastAsia"/>
            <w:u w:val="single"/>
            <w:rPrChange w:id="37" w:author="龚奇" w:date="2015-11-29T18:56:00Z">
              <w:rPr>
                <w:rFonts w:hint="eastAsia"/>
              </w:rPr>
            </w:rPrChange>
          </w:rPr>
          <w:t>取下</w:t>
        </w:r>
        <w:r w:rsidR="00B94E12" w:rsidRPr="00B94E12">
          <w:rPr>
            <w:u w:val="single"/>
            <w:rPrChange w:id="38" w:author="龚奇" w:date="2015-11-29T18:56:00Z">
              <w:rPr/>
            </w:rPrChange>
          </w:rPr>
          <w:t>，拿去充电，同时将</w:t>
        </w:r>
      </w:ins>
      <w:ins w:id="39" w:author="龚奇" w:date="2015-11-29T18:56:00Z">
        <w:r w:rsidR="00B94E12" w:rsidRPr="00B94E12">
          <w:rPr>
            <w:rFonts w:hint="eastAsia"/>
            <w:u w:val="single"/>
            <w:rPrChange w:id="40" w:author="龚奇" w:date="2015-11-29T18:56:00Z">
              <w:rPr>
                <w:rFonts w:hint="eastAsia"/>
              </w:rPr>
            </w:rPrChange>
          </w:rPr>
          <w:t>已经</w:t>
        </w:r>
      </w:ins>
      <w:ins w:id="41" w:author="龚奇" w:date="2015-11-29T18:55:00Z">
        <w:r w:rsidR="00B94E12" w:rsidRPr="00B94E12">
          <w:rPr>
            <w:u w:val="single"/>
            <w:rPrChange w:id="42" w:author="龚奇" w:date="2015-11-29T18:56:00Z">
              <w:rPr/>
            </w:rPrChange>
          </w:rPr>
          <w:t>充好</w:t>
        </w:r>
      </w:ins>
      <w:ins w:id="43" w:author="龚奇" w:date="2015-11-29T18:56:00Z">
        <w:r w:rsidR="00B94E12" w:rsidRPr="00B94E12">
          <w:rPr>
            <w:rFonts w:hint="eastAsia"/>
            <w:u w:val="single"/>
            <w:rPrChange w:id="44" w:author="龚奇" w:date="2015-11-29T18:56:00Z">
              <w:rPr>
                <w:rFonts w:hint="eastAsia"/>
              </w:rPr>
            </w:rPrChange>
          </w:rPr>
          <w:t>电</w:t>
        </w:r>
        <w:r w:rsidR="00B94E12" w:rsidRPr="00B94E12">
          <w:rPr>
            <w:u w:val="single"/>
            <w:rPrChange w:id="45" w:author="龚奇" w:date="2015-11-29T18:56:00Z">
              <w:rPr/>
            </w:rPrChange>
          </w:rPr>
          <w:t>的备用后盖换上，更换电极贴，即可用于下一个晚上</w:t>
        </w:r>
        <w:r w:rsidR="00B94E12" w:rsidRPr="00B94E12">
          <w:rPr>
            <w:rFonts w:hint="eastAsia"/>
            <w:u w:val="single"/>
            <w:rPrChange w:id="46" w:author="龚奇" w:date="2015-11-29T18:56:00Z">
              <w:rPr>
                <w:rFonts w:hint="eastAsia"/>
              </w:rPr>
            </w:rPrChange>
          </w:rPr>
          <w:t>。</w:t>
        </w:r>
      </w:ins>
    </w:p>
    <w:p w:rsidR="007C00CC" w:rsidRDefault="007C00CC" w:rsidP="00B7452A">
      <w:pPr>
        <w:pStyle w:val="a3"/>
        <w:ind w:firstLineChars="171" w:firstLine="359"/>
      </w:pPr>
      <w:r>
        <w:rPr>
          <w:rFonts w:hint="eastAsia"/>
        </w:rPr>
        <w:t>规则1：建议不要同时打开所有的</w:t>
      </w:r>
      <w:proofErr w:type="gramStart"/>
      <w:r>
        <w:rPr>
          <w:rFonts w:hint="eastAsia"/>
        </w:rPr>
        <w:t>蓝牙设备</w:t>
      </w:r>
      <w:proofErr w:type="gramEnd"/>
      <w:r w:rsidR="001E7FF9">
        <w:rPr>
          <w:rFonts w:hint="eastAsia"/>
        </w:rPr>
        <w:t>进行配对</w:t>
      </w:r>
      <w:r>
        <w:rPr>
          <w:rFonts w:hint="eastAsia"/>
        </w:rPr>
        <w:t>；</w:t>
      </w:r>
    </w:p>
    <w:p w:rsidR="00AE4FE8" w:rsidRDefault="00BA526C" w:rsidP="00B7452A">
      <w:pPr>
        <w:pStyle w:val="a3"/>
        <w:ind w:firstLineChars="171" w:firstLine="359"/>
      </w:pPr>
      <w:r>
        <w:rPr>
          <w:rFonts w:hint="eastAsia"/>
        </w:rPr>
        <w:t>规则2：护士在打开所有</w:t>
      </w:r>
      <w:proofErr w:type="gramStart"/>
      <w:r>
        <w:rPr>
          <w:rFonts w:hint="eastAsia"/>
        </w:rPr>
        <w:t>采集贴并确认</w:t>
      </w:r>
      <w:proofErr w:type="gramEnd"/>
      <w:r>
        <w:rPr>
          <w:rFonts w:hint="eastAsia"/>
        </w:rPr>
        <w:t>连接成功后再往患者身上贴；</w:t>
      </w:r>
    </w:p>
    <w:p w:rsidR="0054570B" w:rsidRPr="00AE4FE8" w:rsidRDefault="00B1591D" w:rsidP="0054570B">
      <w:pPr>
        <w:pStyle w:val="a3"/>
        <w:numPr>
          <w:ilvl w:val="0"/>
          <w:numId w:val="1"/>
        </w:numPr>
        <w:ind w:firstLineChars="0"/>
        <w:rPr>
          <w:sz w:val="28"/>
          <w:szCs w:val="28"/>
        </w:rPr>
      </w:pPr>
      <w:r w:rsidRPr="00AE4FE8">
        <w:rPr>
          <w:rFonts w:hint="eastAsia"/>
          <w:sz w:val="28"/>
          <w:szCs w:val="28"/>
        </w:rPr>
        <w:t>系统开发方案</w:t>
      </w:r>
    </w:p>
    <w:p w:rsidR="00B16127" w:rsidRDefault="00B16127" w:rsidP="00B16127">
      <w:pPr>
        <w:pStyle w:val="a3"/>
        <w:ind w:left="432" w:firstLineChars="0" w:firstLine="0"/>
      </w:pPr>
      <w:r>
        <w:rPr>
          <w:rFonts w:hint="eastAsia"/>
        </w:rPr>
        <w:t>系统架构图：</w:t>
      </w:r>
    </w:p>
    <w:p w:rsidR="00B16127" w:rsidRDefault="00827E47" w:rsidP="001B182A">
      <w:pPr>
        <w:pStyle w:val="a3"/>
        <w:ind w:leftChars="-1" w:left="-2" w:firstLineChars="0" w:firstLine="0"/>
        <w:jc w:val="center"/>
      </w:pPr>
      <w:r>
        <w:object w:dxaOrig="8676" w:dyaOrig="3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179.9pt" o:ole="">
            <v:imagedata r:id="rId9" o:title=""/>
          </v:shape>
          <o:OLEObject Type="Embed" ProgID="Visio.Drawing.15" ShapeID="_x0000_i1025" DrawAspect="Content" ObjectID="_1510496473" r:id="rId10"/>
        </w:object>
      </w:r>
    </w:p>
    <w:p w:rsidR="001B182A" w:rsidRDefault="00CC1411" w:rsidP="00CC1411">
      <w:pPr>
        <w:pStyle w:val="a3"/>
        <w:ind w:leftChars="-1" w:left="-2" w:firstLineChars="0" w:firstLine="0"/>
        <w:jc w:val="center"/>
      </w:pPr>
      <w:r>
        <w:rPr>
          <w:rFonts w:hint="eastAsia"/>
        </w:rPr>
        <w:lastRenderedPageBreak/>
        <w:t>图1</w:t>
      </w:r>
      <w:r>
        <w:t xml:space="preserve"> </w:t>
      </w:r>
      <w:r>
        <w:rPr>
          <w:rFonts w:hint="eastAsia"/>
        </w:rPr>
        <w:t>系统架构图</w:t>
      </w:r>
    </w:p>
    <w:p w:rsidR="009F4C5B" w:rsidRDefault="00CC1411" w:rsidP="009F4C5B">
      <w:pPr>
        <w:pStyle w:val="a3"/>
        <w:ind w:leftChars="-1" w:left="-2" w:firstLineChars="0" w:firstLine="0"/>
      </w:pPr>
      <w:r>
        <w:tab/>
      </w:r>
      <w:r>
        <w:tab/>
      </w:r>
      <w:r w:rsidR="00CA4228">
        <w:rPr>
          <w:rFonts w:hint="eastAsia"/>
        </w:rPr>
        <w:t>上图中，</w:t>
      </w:r>
      <w:r w:rsidR="00A363FF">
        <w:rPr>
          <w:rFonts w:hint="eastAsia"/>
        </w:rPr>
        <w:t>系统的前端是体征采集贴，</w:t>
      </w:r>
      <w:r w:rsidR="006357DD">
        <w:rPr>
          <w:rFonts w:hint="eastAsia"/>
        </w:rPr>
        <w:t>由病人佩戴，</w:t>
      </w:r>
      <w:r w:rsidR="005C46CD">
        <w:rPr>
          <w:rFonts w:hint="eastAsia"/>
        </w:rPr>
        <w:t>采集</w:t>
      </w:r>
      <w:proofErr w:type="gramStart"/>
      <w:r w:rsidR="005C46CD">
        <w:rPr>
          <w:rFonts w:hint="eastAsia"/>
        </w:rPr>
        <w:t>贴通过蓝牙</w:t>
      </w:r>
      <w:proofErr w:type="gramEnd"/>
      <w:r w:rsidR="005C46CD">
        <w:rPr>
          <w:rFonts w:hint="eastAsia"/>
        </w:rPr>
        <w:t>4.0与</w:t>
      </w:r>
      <w:r w:rsidR="009E6AB1">
        <w:rPr>
          <w:rFonts w:hint="eastAsia"/>
        </w:rPr>
        <w:t>病房内的</w:t>
      </w:r>
      <w:proofErr w:type="gramStart"/>
      <w:r w:rsidR="009E6AB1">
        <w:rPr>
          <w:rFonts w:hint="eastAsia"/>
        </w:rPr>
        <w:t>一个</w:t>
      </w:r>
      <w:r w:rsidR="005C46CD">
        <w:rPr>
          <w:rFonts w:hint="eastAsia"/>
        </w:rPr>
        <w:t>蓝牙</w:t>
      </w:r>
      <w:proofErr w:type="gramEnd"/>
      <w:r w:rsidR="005C46CD">
        <w:rPr>
          <w:rFonts w:hint="eastAsia"/>
        </w:rPr>
        <w:t>-WIFI路由器</w:t>
      </w:r>
      <w:r w:rsidR="007D3284">
        <w:rPr>
          <w:rFonts w:hint="eastAsia"/>
        </w:rPr>
        <w:t>通信；护士</w:t>
      </w:r>
      <w:r w:rsidR="009F4C5B">
        <w:rPr>
          <w:rFonts w:hint="eastAsia"/>
        </w:rPr>
        <w:t>或医生</w:t>
      </w:r>
      <w:r w:rsidR="007D3284">
        <w:rPr>
          <w:rFonts w:hint="eastAsia"/>
        </w:rPr>
        <w:t>可以通过两种</w:t>
      </w:r>
      <w:r w:rsidR="00423FD4">
        <w:rPr>
          <w:rFonts w:hint="eastAsia"/>
        </w:rPr>
        <w:t>模式</w:t>
      </w:r>
      <w:r w:rsidR="007D3284">
        <w:rPr>
          <w:rFonts w:hint="eastAsia"/>
        </w:rPr>
        <w:t>获得路由器发出的</w:t>
      </w:r>
      <w:r w:rsidR="00980F53">
        <w:rPr>
          <w:rFonts w:hint="eastAsia"/>
        </w:rPr>
        <w:t>数据</w:t>
      </w:r>
      <w:r w:rsidR="00423FD4">
        <w:rPr>
          <w:rFonts w:hint="eastAsia"/>
        </w:rPr>
        <w:t>。一种称为</w:t>
      </w:r>
      <w:r w:rsidR="00423FD4" w:rsidRPr="00987C67">
        <w:rPr>
          <w:rFonts w:hint="eastAsia"/>
          <w:color w:val="FF0000"/>
        </w:rPr>
        <w:t>监控模式</w:t>
      </w:r>
      <w:r w:rsidR="00423FD4">
        <w:rPr>
          <w:rFonts w:hint="eastAsia"/>
        </w:rPr>
        <w:t>，</w:t>
      </w:r>
      <w:proofErr w:type="gramStart"/>
      <w:r w:rsidR="00514A56">
        <w:rPr>
          <w:rFonts w:hint="eastAsia"/>
        </w:rPr>
        <w:t>蓝牙</w:t>
      </w:r>
      <w:proofErr w:type="gramEnd"/>
      <w:r w:rsidR="00514A56">
        <w:rPr>
          <w:rFonts w:hint="eastAsia"/>
        </w:rPr>
        <w:t>-WIFI路由器将数据直接发送到医院内部的无线局域网，然后进入服务器，</w:t>
      </w:r>
      <w:r w:rsidR="00DC57F0">
        <w:rPr>
          <w:rFonts w:hint="eastAsia"/>
        </w:rPr>
        <w:t>由服务器进行整理，分析，打包，护士或医生可以通过终端直接观察服务器传过来的信息</w:t>
      </w:r>
      <w:r w:rsidR="00722E46">
        <w:rPr>
          <w:rFonts w:hint="eastAsia"/>
        </w:rPr>
        <w:t>（图中虚线所标的路线）</w:t>
      </w:r>
      <w:r w:rsidR="00DC57F0">
        <w:rPr>
          <w:rFonts w:hint="eastAsia"/>
        </w:rPr>
        <w:t>；</w:t>
      </w:r>
      <w:r w:rsidR="00423FD4">
        <w:rPr>
          <w:rFonts w:hint="eastAsia"/>
        </w:rPr>
        <w:t>另外一种是</w:t>
      </w:r>
      <w:r w:rsidR="00423FD4" w:rsidRPr="00987C67">
        <w:rPr>
          <w:rFonts w:hint="eastAsia"/>
          <w:color w:val="FF0000"/>
        </w:rPr>
        <w:t>巡视模式</w:t>
      </w:r>
      <w:r w:rsidR="00423FD4">
        <w:rPr>
          <w:rFonts w:hint="eastAsia"/>
        </w:rPr>
        <w:t>，</w:t>
      </w:r>
      <w:r w:rsidR="009F4C5B">
        <w:rPr>
          <w:rFonts w:hint="eastAsia"/>
        </w:rPr>
        <w:t>护士手持一个经过授权的平板靠近病房，可以通过</w:t>
      </w:r>
      <w:r w:rsidR="007F2954">
        <w:rPr>
          <w:rFonts w:hint="eastAsia"/>
        </w:rPr>
        <w:t>WIFI直接</w:t>
      </w:r>
      <w:proofErr w:type="gramStart"/>
      <w:r w:rsidR="007F2954">
        <w:rPr>
          <w:rFonts w:hint="eastAsia"/>
        </w:rPr>
        <w:t>读取蓝牙</w:t>
      </w:r>
      <w:proofErr w:type="gramEnd"/>
      <w:r w:rsidR="007F2954">
        <w:rPr>
          <w:rFonts w:hint="eastAsia"/>
        </w:rPr>
        <w:t>-WIFI路由器中的数据</w:t>
      </w:r>
      <w:r w:rsidR="00722E46">
        <w:rPr>
          <w:rFonts w:hint="eastAsia"/>
        </w:rPr>
        <w:t>（图中实线所标的路线）</w:t>
      </w:r>
      <w:r w:rsidR="00E764D0">
        <w:rPr>
          <w:rFonts w:hint="eastAsia"/>
        </w:rPr>
        <w:t>，本方案将只涉及本路线的设计。</w:t>
      </w:r>
    </w:p>
    <w:p w:rsidR="00AE4FE8" w:rsidRDefault="00AE4FE8" w:rsidP="009F4C5B">
      <w:pPr>
        <w:pStyle w:val="a3"/>
        <w:ind w:leftChars="-1" w:left="-2" w:firstLineChars="0" w:firstLine="0"/>
      </w:pPr>
    </w:p>
    <w:p w:rsidR="004750E7" w:rsidRPr="00AE4FE8" w:rsidRDefault="004750E7" w:rsidP="0054570B">
      <w:pPr>
        <w:pStyle w:val="a3"/>
        <w:numPr>
          <w:ilvl w:val="0"/>
          <w:numId w:val="1"/>
        </w:numPr>
        <w:ind w:firstLineChars="0"/>
        <w:rPr>
          <w:sz w:val="28"/>
          <w:szCs w:val="28"/>
        </w:rPr>
      </w:pPr>
      <w:r w:rsidRPr="00AE4FE8">
        <w:rPr>
          <w:rFonts w:hint="eastAsia"/>
          <w:sz w:val="28"/>
          <w:szCs w:val="28"/>
        </w:rPr>
        <w:t>系统</w:t>
      </w:r>
      <w:r w:rsidR="00875000" w:rsidRPr="00AE4FE8">
        <w:rPr>
          <w:rFonts w:hint="eastAsia"/>
          <w:sz w:val="28"/>
          <w:szCs w:val="28"/>
        </w:rPr>
        <w:t>各模块设计</w:t>
      </w:r>
      <w:r w:rsidRPr="00AE4FE8">
        <w:rPr>
          <w:rFonts w:hint="eastAsia"/>
          <w:sz w:val="28"/>
          <w:szCs w:val="28"/>
        </w:rPr>
        <w:t>规范</w:t>
      </w:r>
    </w:p>
    <w:p w:rsidR="00875000" w:rsidRDefault="00875000" w:rsidP="00875000">
      <w:r>
        <w:rPr>
          <w:rFonts w:hint="eastAsia"/>
        </w:rPr>
        <w:t>4.1</w:t>
      </w:r>
      <w:r>
        <w:t xml:space="preserve"> </w:t>
      </w:r>
      <w:r>
        <w:rPr>
          <w:rFonts w:hint="eastAsia"/>
        </w:rPr>
        <w:t>采集贴</w:t>
      </w:r>
    </w:p>
    <w:p w:rsidR="00BE549A" w:rsidRDefault="00BE549A" w:rsidP="00875000">
      <w:r>
        <w:rPr>
          <w:rFonts w:hint="eastAsia"/>
        </w:rPr>
        <w:t>4.1.1概述</w:t>
      </w:r>
    </w:p>
    <w:p w:rsidR="008B5938" w:rsidRDefault="00BE549A" w:rsidP="00875000">
      <w:r>
        <w:tab/>
      </w:r>
      <w:r w:rsidR="009A50F3">
        <w:rPr>
          <w:rFonts w:hint="eastAsia"/>
        </w:rPr>
        <w:t>演示版的</w:t>
      </w:r>
      <w:proofErr w:type="gramStart"/>
      <w:r w:rsidR="004F673A">
        <w:rPr>
          <w:rFonts w:hint="eastAsia"/>
        </w:rPr>
        <w:t>采集贴由</w:t>
      </w:r>
      <w:r w:rsidR="000A644D">
        <w:rPr>
          <w:rFonts w:hint="eastAsia"/>
        </w:rPr>
        <w:t>四</w:t>
      </w:r>
      <w:proofErr w:type="gramEnd"/>
      <w:r w:rsidR="004F673A">
        <w:rPr>
          <w:rFonts w:hint="eastAsia"/>
        </w:rPr>
        <w:t>部分组成</w:t>
      </w:r>
      <w:r w:rsidR="000A644D">
        <w:rPr>
          <w:rFonts w:hint="eastAsia"/>
        </w:rPr>
        <w:t>：1）电路板；2）电池；</w:t>
      </w:r>
      <w:r w:rsidR="00BB1699">
        <w:rPr>
          <w:rFonts w:hint="eastAsia"/>
        </w:rPr>
        <w:t>3）电极；4）封装。</w:t>
      </w:r>
      <w:r w:rsidR="00AE0F3F">
        <w:rPr>
          <w:rFonts w:hint="eastAsia"/>
        </w:rPr>
        <w:t>采集贴的主要功能是</w:t>
      </w:r>
      <w:r w:rsidR="00BB6897">
        <w:rPr>
          <w:rFonts w:hint="eastAsia"/>
        </w:rPr>
        <w:t>通过电极获取心电信号，经过信号处理后，</w:t>
      </w:r>
      <w:proofErr w:type="gramStart"/>
      <w:r w:rsidR="00BB6897">
        <w:rPr>
          <w:rFonts w:hint="eastAsia"/>
        </w:rPr>
        <w:t>通过蓝牙通信</w:t>
      </w:r>
      <w:proofErr w:type="gramEnd"/>
      <w:r w:rsidR="00BB6897">
        <w:rPr>
          <w:rFonts w:hint="eastAsia"/>
        </w:rPr>
        <w:t>将数据发送出去。每一个贴在编程是都要配置一个</w:t>
      </w:r>
      <w:r w:rsidR="00EC31EA">
        <w:rPr>
          <w:rFonts w:hint="eastAsia"/>
        </w:rPr>
        <w:t>唯一的</w:t>
      </w:r>
      <w:r w:rsidR="008B5938">
        <w:rPr>
          <w:rFonts w:hint="eastAsia"/>
        </w:rPr>
        <w:t>128bit序列码，</w:t>
      </w:r>
      <w:r w:rsidR="00967D26">
        <w:rPr>
          <w:rFonts w:hint="eastAsia"/>
        </w:rPr>
        <w:t>序列</w:t>
      </w:r>
      <w:proofErr w:type="gramStart"/>
      <w:r w:rsidR="00967D26">
        <w:rPr>
          <w:rFonts w:hint="eastAsia"/>
        </w:rPr>
        <w:t>码分为</w:t>
      </w:r>
      <w:proofErr w:type="gramEnd"/>
      <w:r w:rsidR="00967D26">
        <w:rPr>
          <w:rFonts w:hint="eastAsia"/>
        </w:rPr>
        <w:t>16个8比特，</w:t>
      </w:r>
      <w:r w:rsidR="001E2B6F">
        <w:rPr>
          <w:rFonts w:hint="eastAsia"/>
        </w:rPr>
        <w:t>每个8比特对应的ASCII码为0~9，A~Z</w:t>
      </w:r>
      <w:r w:rsidR="003460D4">
        <w:rPr>
          <w:rFonts w:hint="eastAsia"/>
        </w:rPr>
        <w:t>。</w:t>
      </w:r>
    </w:p>
    <w:tbl>
      <w:tblPr>
        <w:tblStyle w:val="a7"/>
        <w:tblW w:w="0" w:type="auto"/>
        <w:tblLook w:val="04A0" w:firstRow="1" w:lastRow="0" w:firstColumn="1" w:lastColumn="0" w:noHBand="0" w:noVBand="1"/>
      </w:tblPr>
      <w:tblGrid>
        <w:gridCol w:w="4261"/>
        <w:gridCol w:w="4261"/>
      </w:tblGrid>
      <w:tr w:rsidR="00FB6685" w:rsidTr="002D263E">
        <w:tc>
          <w:tcPr>
            <w:tcW w:w="4261" w:type="dxa"/>
            <w:vAlign w:val="center"/>
          </w:tcPr>
          <w:p w:rsidR="00FB6685" w:rsidRDefault="00FB6685" w:rsidP="00FB6685">
            <w:pPr>
              <w:jc w:val="center"/>
            </w:pPr>
            <w:r>
              <w:rPr>
                <w:rFonts w:hint="eastAsia"/>
              </w:rPr>
              <w:t>参数</w:t>
            </w:r>
          </w:p>
        </w:tc>
        <w:tc>
          <w:tcPr>
            <w:tcW w:w="4261" w:type="dxa"/>
            <w:vAlign w:val="center"/>
          </w:tcPr>
          <w:p w:rsidR="00FB6685" w:rsidRDefault="00FB6685" w:rsidP="00FB6685">
            <w:pPr>
              <w:jc w:val="center"/>
            </w:pPr>
            <w:r>
              <w:rPr>
                <w:rFonts w:hint="eastAsia"/>
              </w:rPr>
              <w:t>指标</w:t>
            </w:r>
          </w:p>
        </w:tc>
      </w:tr>
      <w:tr w:rsidR="00FB6685" w:rsidTr="002D263E">
        <w:tc>
          <w:tcPr>
            <w:tcW w:w="4261" w:type="dxa"/>
            <w:vAlign w:val="center"/>
          </w:tcPr>
          <w:p w:rsidR="00FB6685" w:rsidRDefault="004A12B7" w:rsidP="00FB6685">
            <w:pPr>
              <w:jc w:val="center"/>
            </w:pPr>
            <w:r>
              <w:rPr>
                <w:rFonts w:hint="eastAsia"/>
              </w:rPr>
              <w:t>尺寸</w:t>
            </w:r>
          </w:p>
        </w:tc>
        <w:tc>
          <w:tcPr>
            <w:tcW w:w="4261" w:type="dxa"/>
            <w:vAlign w:val="center"/>
          </w:tcPr>
          <w:p w:rsidR="00FB6685" w:rsidRDefault="004A12B7" w:rsidP="00FB6685">
            <w:pPr>
              <w:jc w:val="center"/>
            </w:pPr>
            <w:r>
              <w:rPr>
                <w:rFonts w:hint="eastAsia"/>
              </w:rPr>
              <w:t>&lt; 10X5X0.8cm</w:t>
            </w:r>
          </w:p>
        </w:tc>
      </w:tr>
      <w:tr w:rsidR="004A12B7" w:rsidTr="002D263E">
        <w:tc>
          <w:tcPr>
            <w:tcW w:w="4261" w:type="dxa"/>
            <w:vAlign w:val="center"/>
          </w:tcPr>
          <w:p w:rsidR="004A12B7" w:rsidRDefault="004A12B7" w:rsidP="004A12B7">
            <w:pPr>
              <w:jc w:val="center"/>
            </w:pPr>
            <w:r>
              <w:rPr>
                <w:rFonts w:hint="eastAsia"/>
              </w:rPr>
              <w:t>电池</w:t>
            </w:r>
          </w:p>
        </w:tc>
        <w:tc>
          <w:tcPr>
            <w:tcW w:w="4261" w:type="dxa"/>
            <w:vAlign w:val="center"/>
          </w:tcPr>
          <w:p w:rsidR="004A12B7" w:rsidRDefault="004A12B7" w:rsidP="004A12B7">
            <w:pPr>
              <w:ind w:left="360"/>
              <w:jc w:val="center"/>
            </w:pPr>
            <w:r>
              <w:rPr>
                <w:rFonts w:hint="eastAsia"/>
              </w:rPr>
              <w:t xml:space="preserve">&gt; </w:t>
            </w:r>
            <w:r>
              <w:t>80mA</w:t>
            </w:r>
            <w:r w:rsidR="00485EF0">
              <w:rPr>
                <w:rFonts w:hint="eastAsia"/>
              </w:rPr>
              <w:t>，聚合物锂电池</w:t>
            </w:r>
          </w:p>
        </w:tc>
      </w:tr>
      <w:tr w:rsidR="004A12B7" w:rsidTr="002D263E">
        <w:tc>
          <w:tcPr>
            <w:tcW w:w="4261" w:type="dxa"/>
            <w:vAlign w:val="center"/>
          </w:tcPr>
          <w:p w:rsidR="004A12B7" w:rsidRDefault="004A12B7" w:rsidP="004A12B7">
            <w:pPr>
              <w:jc w:val="center"/>
            </w:pPr>
            <w:r>
              <w:rPr>
                <w:rFonts w:hint="eastAsia"/>
              </w:rPr>
              <w:t>功耗</w:t>
            </w:r>
          </w:p>
        </w:tc>
        <w:tc>
          <w:tcPr>
            <w:tcW w:w="4261" w:type="dxa"/>
            <w:vAlign w:val="center"/>
          </w:tcPr>
          <w:p w:rsidR="004A12B7" w:rsidRDefault="004A12B7" w:rsidP="004A12B7">
            <w:pPr>
              <w:ind w:left="360"/>
              <w:jc w:val="center"/>
            </w:pPr>
            <w:r>
              <w:rPr>
                <w:rFonts w:hint="eastAsia"/>
              </w:rPr>
              <w:t xml:space="preserve">正常： </w:t>
            </w:r>
            <w:r>
              <w:rPr>
                <w:rFonts w:eastAsiaTheme="minorHAnsi"/>
              </w:rPr>
              <w:t>≥</w:t>
            </w:r>
            <w:r>
              <w:rPr>
                <w:rFonts w:hint="eastAsia"/>
              </w:rPr>
              <w:t>24Hr</w:t>
            </w:r>
          </w:p>
          <w:p w:rsidR="004A12B7" w:rsidRDefault="004A12B7" w:rsidP="004A12B7">
            <w:pPr>
              <w:ind w:left="360"/>
              <w:jc w:val="center"/>
            </w:pPr>
            <w:r>
              <w:rPr>
                <w:rFonts w:hint="eastAsia"/>
              </w:rPr>
              <w:t>休眠：</w:t>
            </w:r>
            <w:r>
              <w:rPr>
                <w:rFonts w:eastAsiaTheme="minorHAnsi"/>
              </w:rPr>
              <w:t xml:space="preserve">≥ </w:t>
            </w:r>
            <w:r>
              <w:rPr>
                <w:rFonts w:eastAsiaTheme="minorHAnsi" w:hint="eastAsia"/>
              </w:rPr>
              <w:t>72Hr</w:t>
            </w:r>
          </w:p>
        </w:tc>
      </w:tr>
      <w:tr w:rsidR="004A12B7" w:rsidTr="002D263E">
        <w:tc>
          <w:tcPr>
            <w:tcW w:w="4261" w:type="dxa"/>
            <w:vAlign w:val="center"/>
          </w:tcPr>
          <w:p w:rsidR="004A12B7" w:rsidRDefault="004A12B7" w:rsidP="004A12B7">
            <w:pPr>
              <w:jc w:val="center"/>
            </w:pPr>
            <w:r>
              <w:rPr>
                <w:rFonts w:hint="eastAsia"/>
              </w:rPr>
              <w:t>通信方式</w:t>
            </w:r>
          </w:p>
        </w:tc>
        <w:tc>
          <w:tcPr>
            <w:tcW w:w="4261" w:type="dxa"/>
            <w:vAlign w:val="center"/>
          </w:tcPr>
          <w:p w:rsidR="004A12B7" w:rsidRDefault="004A12B7" w:rsidP="004A12B7">
            <w:pPr>
              <w:ind w:left="360"/>
              <w:jc w:val="center"/>
            </w:pPr>
            <w:proofErr w:type="gramStart"/>
            <w:r>
              <w:rPr>
                <w:rFonts w:hint="eastAsia"/>
              </w:rPr>
              <w:t>蓝牙</w:t>
            </w:r>
            <w:proofErr w:type="gramEnd"/>
            <w:r>
              <w:rPr>
                <w:rFonts w:hint="eastAsia"/>
              </w:rPr>
              <w:t>4.0</w:t>
            </w:r>
          </w:p>
        </w:tc>
      </w:tr>
      <w:tr w:rsidR="004A12B7" w:rsidTr="002D263E">
        <w:tc>
          <w:tcPr>
            <w:tcW w:w="4261" w:type="dxa"/>
            <w:vAlign w:val="center"/>
          </w:tcPr>
          <w:p w:rsidR="004A12B7" w:rsidRDefault="0085733A" w:rsidP="004A12B7">
            <w:pPr>
              <w:jc w:val="center"/>
            </w:pPr>
            <w:r>
              <w:rPr>
                <w:rFonts w:hint="eastAsia"/>
              </w:rPr>
              <w:lastRenderedPageBreak/>
              <w:t>通信传输距离</w:t>
            </w:r>
          </w:p>
        </w:tc>
        <w:tc>
          <w:tcPr>
            <w:tcW w:w="4261" w:type="dxa"/>
            <w:vAlign w:val="center"/>
          </w:tcPr>
          <w:p w:rsidR="004A12B7" w:rsidRDefault="0085733A" w:rsidP="004A12B7">
            <w:pPr>
              <w:ind w:left="360"/>
              <w:jc w:val="center"/>
            </w:pPr>
            <w:r>
              <w:rPr>
                <w:rFonts w:eastAsiaTheme="minorHAnsi"/>
              </w:rPr>
              <w:t xml:space="preserve">≥ </w:t>
            </w:r>
            <w:r>
              <w:rPr>
                <w:rFonts w:eastAsiaTheme="minorHAnsi" w:hint="eastAsia"/>
              </w:rPr>
              <w:t>6m</w:t>
            </w:r>
          </w:p>
        </w:tc>
      </w:tr>
      <w:tr w:rsidR="00352D0F" w:rsidTr="002D263E">
        <w:tc>
          <w:tcPr>
            <w:tcW w:w="4261" w:type="dxa"/>
            <w:vAlign w:val="center"/>
          </w:tcPr>
          <w:p w:rsidR="00352D0F" w:rsidRDefault="002D1A0C" w:rsidP="004A12B7">
            <w:pPr>
              <w:jc w:val="center"/>
            </w:pPr>
            <w:r>
              <w:rPr>
                <w:rFonts w:hint="eastAsia"/>
              </w:rPr>
              <w:t>数据</w:t>
            </w:r>
            <w:r w:rsidR="00352D0F">
              <w:rPr>
                <w:rFonts w:hint="eastAsia"/>
              </w:rPr>
              <w:t>安全</w:t>
            </w:r>
          </w:p>
        </w:tc>
        <w:tc>
          <w:tcPr>
            <w:tcW w:w="4261" w:type="dxa"/>
            <w:vAlign w:val="center"/>
          </w:tcPr>
          <w:p w:rsidR="00352D0F" w:rsidRDefault="00352D0F" w:rsidP="004A12B7">
            <w:pPr>
              <w:ind w:left="360"/>
              <w:jc w:val="center"/>
              <w:rPr>
                <w:rFonts w:eastAsiaTheme="minorHAnsi"/>
              </w:rPr>
            </w:pPr>
            <w:r>
              <w:rPr>
                <w:rFonts w:eastAsiaTheme="minorHAnsi" w:hint="eastAsia"/>
              </w:rPr>
              <w:t>采用加密数据传输</w:t>
            </w:r>
            <w:r w:rsidR="00403DC2">
              <w:rPr>
                <w:rFonts w:eastAsiaTheme="minorHAnsi" w:hint="eastAsia"/>
              </w:rPr>
              <w:t>和口令认证</w:t>
            </w:r>
          </w:p>
        </w:tc>
      </w:tr>
      <w:tr w:rsidR="00B768ED" w:rsidTr="002D263E">
        <w:tc>
          <w:tcPr>
            <w:tcW w:w="4261" w:type="dxa"/>
            <w:vAlign w:val="center"/>
          </w:tcPr>
          <w:p w:rsidR="00B768ED" w:rsidRDefault="00B768ED" w:rsidP="004A12B7">
            <w:pPr>
              <w:jc w:val="center"/>
            </w:pPr>
            <w:r>
              <w:rPr>
                <w:rFonts w:hint="eastAsia"/>
              </w:rPr>
              <w:t>信号指示</w:t>
            </w:r>
          </w:p>
        </w:tc>
        <w:tc>
          <w:tcPr>
            <w:tcW w:w="4261" w:type="dxa"/>
            <w:vAlign w:val="center"/>
          </w:tcPr>
          <w:p w:rsidR="00B768ED" w:rsidRDefault="00B768ED" w:rsidP="004A12B7">
            <w:pPr>
              <w:ind w:left="360"/>
              <w:jc w:val="center"/>
              <w:rPr>
                <w:rFonts w:eastAsiaTheme="minorHAnsi"/>
              </w:rPr>
            </w:pPr>
            <w:r>
              <w:rPr>
                <w:rFonts w:eastAsiaTheme="minorHAnsi" w:hint="eastAsia"/>
              </w:rPr>
              <w:t>红色：电源</w:t>
            </w:r>
          </w:p>
          <w:p w:rsidR="00B768ED" w:rsidRDefault="00B768ED" w:rsidP="004A12B7">
            <w:pPr>
              <w:ind w:left="360"/>
              <w:jc w:val="center"/>
              <w:rPr>
                <w:rFonts w:eastAsiaTheme="minorHAnsi"/>
              </w:rPr>
            </w:pPr>
            <w:r>
              <w:rPr>
                <w:rFonts w:eastAsiaTheme="minorHAnsi" w:hint="eastAsia"/>
              </w:rPr>
              <w:t>蓝色：</w:t>
            </w:r>
            <w:proofErr w:type="gramStart"/>
            <w:r>
              <w:rPr>
                <w:rFonts w:eastAsiaTheme="minorHAnsi" w:hint="eastAsia"/>
              </w:rPr>
              <w:t>蓝牙</w:t>
            </w:r>
            <w:proofErr w:type="gramEnd"/>
          </w:p>
        </w:tc>
      </w:tr>
      <w:tr w:rsidR="00E254D1" w:rsidTr="002D263E">
        <w:tc>
          <w:tcPr>
            <w:tcW w:w="4261" w:type="dxa"/>
            <w:vAlign w:val="center"/>
          </w:tcPr>
          <w:p w:rsidR="00E254D1" w:rsidRDefault="00E254D1" w:rsidP="004A12B7">
            <w:pPr>
              <w:jc w:val="center"/>
            </w:pPr>
            <w:r>
              <w:rPr>
                <w:rFonts w:hint="eastAsia"/>
              </w:rPr>
              <w:t>充电方式</w:t>
            </w:r>
          </w:p>
        </w:tc>
        <w:tc>
          <w:tcPr>
            <w:tcW w:w="4261" w:type="dxa"/>
            <w:vAlign w:val="center"/>
          </w:tcPr>
          <w:p w:rsidR="00E254D1" w:rsidRDefault="00E254D1" w:rsidP="004A12B7">
            <w:pPr>
              <w:ind w:left="360"/>
              <w:jc w:val="center"/>
              <w:rPr>
                <w:rFonts w:eastAsiaTheme="minorHAnsi"/>
              </w:rPr>
            </w:pPr>
            <w:r>
              <w:rPr>
                <w:rFonts w:eastAsiaTheme="minorHAnsi" w:hint="eastAsia"/>
              </w:rPr>
              <w:t>线充</w:t>
            </w:r>
          </w:p>
        </w:tc>
      </w:tr>
      <w:tr w:rsidR="002463B3" w:rsidTr="002D263E">
        <w:tc>
          <w:tcPr>
            <w:tcW w:w="4261" w:type="dxa"/>
            <w:vAlign w:val="center"/>
          </w:tcPr>
          <w:p w:rsidR="002463B3" w:rsidRDefault="00E7518A" w:rsidP="004A12B7">
            <w:pPr>
              <w:jc w:val="center"/>
            </w:pPr>
            <w:r>
              <w:rPr>
                <w:rFonts w:hint="eastAsia"/>
              </w:rPr>
              <w:t>封装材料</w:t>
            </w:r>
          </w:p>
        </w:tc>
        <w:tc>
          <w:tcPr>
            <w:tcW w:w="4261" w:type="dxa"/>
            <w:vAlign w:val="center"/>
          </w:tcPr>
          <w:p w:rsidR="002463B3" w:rsidRDefault="004C6792" w:rsidP="004A12B7">
            <w:pPr>
              <w:ind w:left="360"/>
              <w:jc w:val="center"/>
              <w:rPr>
                <w:rFonts w:eastAsiaTheme="minorHAnsi"/>
              </w:rPr>
            </w:pPr>
            <w:r>
              <w:rPr>
                <w:rFonts w:eastAsiaTheme="minorHAnsi" w:hint="eastAsia"/>
              </w:rPr>
              <w:t>无害且可以用酒精消毒</w:t>
            </w:r>
          </w:p>
        </w:tc>
      </w:tr>
      <w:tr w:rsidR="00B318DA" w:rsidTr="002D263E">
        <w:tc>
          <w:tcPr>
            <w:tcW w:w="4261" w:type="dxa"/>
            <w:vAlign w:val="center"/>
          </w:tcPr>
          <w:p w:rsidR="00B318DA" w:rsidRDefault="00B318DA" w:rsidP="004A12B7">
            <w:pPr>
              <w:jc w:val="center"/>
            </w:pPr>
            <w:r>
              <w:rPr>
                <w:rFonts w:hint="eastAsia"/>
              </w:rPr>
              <w:t>体征信号采集频率</w:t>
            </w:r>
          </w:p>
        </w:tc>
        <w:tc>
          <w:tcPr>
            <w:tcW w:w="4261" w:type="dxa"/>
            <w:vAlign w:val="center"/>
          </w:tcPr>
          <w:p w:rsidR="00B318DA" w:rsidRPr="00E42FA0" w:rsidRDefault="00E42FA0" w:rsidP="00E42FA0">
            <w:pPr>
              <w:ind w:left="360"/>
              <w:jc w:val="center"/>
              <w:rPr>
                <w:rFonts w:eastAsiaTheme="minorHAnsi"/>
              </w:rPr>
            </w:pPr>
            <w:r w:rsidRPr="00E42FA0">
              <w:rPr>
                <w:rFonts w:eastAsiaTheme="minorHAnsi" w:hint="eastAsia"/>
              </w:rPr>
              <w:t>（1</w:t>
            </w:r>
            <w:r>
              <w:rPr>
                <w:rFonts w:eastAsiaTheme="minorHAnsi" w:hint="eastAsia"/>
              </w:rPr>
              <w:t>）</w:t>
            </w:r>
            <w:r w:rsidRPr="00E42FA0">
              <w:rPr>
                <w:rFonts w:eastAsiaTheme="minorHAnsi" w:hint="eastAsia"/>
              </w:rPr>
              <w:t>模式1，查询时采集，平常为休眠；</w:t>
            </w:r>
          </w:p>
          <w:p w:rsidR="00E42FA0" w:rsidRPr="00E42FA0" w:rsidRDefault="00E42FA0" w:rsidP="00BA705A">
            <w:pPr>
              <w:ind w:left="360"/>
            </w:pPr>
            <w:r>
              <w:rPr>
                <w:rFonts w:hint="eastAsia"/>
              </w:rPr>
              <w:t>（2）模式2，</w:t>
            </w:r>
            <w:r w:rsidR="005020EC">
              <w:rPr>
                <w:rFonts w:hint="eastAsia"/>
              </w:rPr>
              <w:t>每</w:t>
            </w:r>
            <w:del w:id="47" w:author="Administrator" w:date="2015-12-01T15:22:00Z">
              <w:r w:rsidR="00996620" w:rsidDel="00BA705A">
                <w:rPr>
                  <w:rFonts w:hint="eastAsia"/>
                </w:rPr>
                <w:delText>3</w:delText>
              </w:r>
              <w:r w:rsidR="005020EC" w:rsidDel="00BA705A">
                <w:rPr>
                  <w:rFonts w:hint="eastAsia"/>
                </w:rPr>
                <w:delText>分钟</w:delText>
              </w:r>
            </w:del>
            <w:ins w:id="48" w:author="Administrator" w:date="2015-12-01T15:22:00Z">
              <w:r w:rsidR="00BA705A">
                <w:rPr>
                  <w:rFonts w:hint="eastAsia"/>
                </w:rPr>
                <w:t>10s</w:t>
              </w:r>
            </w:ins>
            <w:r w:rsidR="005020EC">
              <w:rPr>
                <w:rFonts w:hint="eastAsia"/>
              </w:rPr>
              <w:t>采集一次，然后</w:t>
            </w:r>
            <w:r w:rsidR="00996620">
              <w:rPr>
                <w:rFonts w:hint="eastAsia"/>
              </w:rPr>
              <w:t>休眠；每次采集时长为1分钟；</w:t>
            </w:r>
          </w:p>
        </w:tc>
      </w:tr>
      <w:tr w:rsidR="00FE67B7" w:rsidTr="002D263E">
        <w:tc>
          <w:tcPr>
            <w:tcW w:w="4261" w:type="dxa"/>
            <w:vAlign w:val="center"/>
          </w:tcPr>
          <w:p w:rsidR="00FE67B7" w:rsidRDefault="00FE67B7" w:rsidP="004A12B7">
            <w:pPr>
              <w:jc w:val="center"/>
            </w:pPr>
            <w:r>
              <w:rPr>
                <w:rFonts w:hint="eastAsia"/>
              </w:rPr>
              <w:t>通信传输模式</w:t>
            </w:r>
          </w:p>
        </w:tc>
        <w:tc>
          <w:tcPr>
            <w:tcW w:w="4261" w:type="dxa"/>
            <w:vAlign w:val="center"/>
          </w:tcPr>
          <w:p w:rsidR="00FE67B7" w:rsidRPr="00E42FA0" w:rsidRDefault="00FE67B7" w:rsidP="00FE67B7">
            <w:pPr>
              <w:ind w:left="360"/>
              <w:jc w:val="left"/>
              <w:rPr>
                <w:rFonts w:eastAsiaTheme="minorHAnsi"/>
              </w:rPr>
            </w:pPr>
            <w:r w:rsidRPr="00E42FA0">
              <w:rPr>
                <w:rFonts w:eastAsiaTheme="minorHAnsi" w:hint="eastAsia"/>
              </w:rPr>
              <w:t>（1</w:t>
            </w:r>
            <w:r>
              <w:rPr>
                <w:rFonts w:eastAsiaTheme="minorHAnsi" w:hint="eastAsia"/>
              </w:rPr>
              <w:t>）</w:t>
            </w:r>
            <w:r w:rsidRPr="00E42FA0">
              <w:rPr>
                <w:rFonts w:eastAsiaTheme="minorHAnsi" w:hint="eastAsia"/>
              </w:rPr>
              <w:t>模式1，</w:t>
            </w:r>
            <w:r>
              <w:rPr>
                <w:rFonts w:eastAsiaTheme="minorHAnsi" w:hint="eastAsia"/>
              </w:rPr>
              <w:t>广播模式，信号采集时对数据进行广播</w:t>
            </w:r>
            <w:r w:rsidRPr="00E42FA0">
              <w:rPr>
                <w:rFonts w:eastAsiaTheme="minorHAnsi" w:hint="eastAsia"/>
              </w:rPr>
              <w:t>；</w:t>
            </w:r>
          </w:p>
          <w:p w:rsidR="00FE67B7" w:rsidRPr="00E42FA0" w:rsidRDefault="00FE67B7" w:rsidP="00FE67B7">
            <w:pPr>
              <w:ind w:left="360"/>
              <w:jc w:val="left"/>
              <w:rPr>
                <w:rFonts w:eastAsiaTheme="minorHAnsi"/>
              </w:rPr>
            </w:pPr>
            <w:r>
              <w:rPr>
                <w:rFonts w:hint="eastAsia"/>
              </w:rPr>
              <w:t>（2）模式2，查询模式，只有外界对数据提出查询时才提供数据；</w:t>
            </w:r>
          </w:p>
        </w:tc>
      </w:tr>
      <w:tr w:rsidR="002824D1" w:rsidTr="002D263E">
        <w:tc>
          <w:tcPr>
            <w:tcW w:w="4261" w:type="dxa"/>
            <w:vAlign w:val="center"/>
          </w:tcPr>
          <w:p w:rsidR="002824D1" w:rsidRDefault="002824D1" w:rsidP="004A12B7">
            <w:pPr>
              <w:jc w:val="center"/>
            </w:pPr>
            <w:r>
              <w:rPr>
                <w:rFonts w:hint="eastAsia"/>
              </w:rPr>
              <w:t>自检模式</w:t>
            </w:r>
          </w:p>
        </w:tc>
        <w:tc>
          <w:tcPr>
            <w:tcW w:w="4261" w:type="dxa"/>
            <w:vAlign w:val="center"/>
          </w:tcPr>
          <w:p w:rsidR="002824D1" w:rsidRPr="00E42FA0" w:rsidRDefault="00661FB7" w:rsidP="00661FB7">
            <w:pPr>
              <w:ind w:left="360"/>
              <w:jc w:val="center"/>
              <w:rPr>
                <w:rFonts w:eastAsiaTheme="minorHAnsi"/>
              </w:rPr>
            </w:pPr>
            <w:r>
              <w:rPr>
                <w:rFonts w:eastAsiaTheme="minorHAnsi" w:hint="eastAsia"/>
              </w:rPr>
              <w:t>定时自检</w:t>
            </w:r>
          </w:p>
        </w:tc>
      </w:tr>
    </w:tbl>
    <w:p w:rsidR="00FB6685" w:rsidRDefault="00FB6685" w:rsidP="00875000"/>
    <w:p w:rsidR="00C613F7" w:rsidRDefault="00C613F7" w:rsidP="00875000">
      <w:pPr>
        <w:rPr>
          <w:ins w:id="49" w:author="龚奇" w:date="2015-11-26T19:31:00Z"/>
          <w:color w:val="FF0000"/>
        </w:rPr>
      </w:pPr>
      <w:r>
        <w:rPr>
          <w:rFonts w:hint="eastAsia"/>
        </w:rPr>
        <w:t>4.1.</w:t>
      </w:r>
      <w:r w:rsidR="00BE549A">
        <w:rPr>
          <w:rFonts w:hint="eastAsia"/>
        </w:rPr>
        <w:t>2</w:t>
      </w:r>
      <w:r>
        <w:t xml:space="preserve"> </w:t>
      </w:r>
      <w:r w:rsidR="00966A4E">
        <w:rPr>
          <w:rFonts w:hint="eastAsia"/>
        </w:rPr>
        <w:t>电路板</w:t>
      </w:r>
      <w:r w:rsidR="0097281A">
        <w:rPr>
          <w:rFonts w:hint="eastAsia"/>
        </w:rPr>
        <w:t>硬件</w:t>
      </w:r>
      <w:r w:rsidR="002A2DED">
        <w:rPr>
          <w:rFonts w:hint="eastAsia"/>
        </w:rPr>
        <w:t>及</w:t>
      </w:r>
      <w:r w:rsidR="0097281A">
        <w:rPr>
          <w:rFonts w:hint="eastAsia"/>
        </w:rPr>
        <w:t>软件</w:t>
      </w:r>
      <w:r w:rsidR="00D01E75" w:rsidRPr="00D01E75">
        <w:rPr>
          <w:rFonts w:hint="eastAsia"/>
          <w:color w:val="FF0000"/>
        </w:rPr>
        <w:t>（</w:t>
      </w:r>
      <w:proofErr w:type="gramStart"/>
      <w:r w:rsidR="00D01E75" w:rsidRPr="00D01E75">
        <w:rPr>
          <w:rFonts w:hint="eastAsia"/>
          <w:color w:val="FF0000"/>
        </w:rPr>
        <w:t>龚</w:t>
      </w:r>
      <w:proofErr w:type="gramEnd"/>
      <w:r w:rsidR="00D01E75" w:rsidRPr="00D01E75">
        <w:rPr>
          <w:rFonts w:hint="eastAsia"/>
          <w:color w:val="FF0000"/>
        </w:rPr>
        <w:t>填写）</w:t>
      </w:r>
    </w:p>
    <w:p w:rsidR="00A86751" w:rsidRPr="00D01E75" w:rsidRDefault="00611B79" w:rsidP="00875000">
      <w:pPr>
        <w:rPr>
          <w:color w:val="FF0000"/>
        </w:rPr>
      </w:pPr>
      <w:ins w:id="50" w:author="龚奇" w:date="2015-11-26T19:33:00Z">
        <w:r>
          <w:rPr>
            <w:rFonts w:hint="eastAsia"/>
            <w:color w:val="FF0000"/>
          </w:rPr>
          <w:t xml:space="preserve">      </w:t>
        </w:r>
      </w:ins>
      <w:ins w:id="51" w:author="龚奇" w:date="2015-11-26T19:31:00Z">
        <w:r>
          <w:rPr>
            <w:rFonts w:hint="eastAsia"/>
            <w:color w:val="FF0000"/>
          </w:rPr>
          <w:t>电路</w:t>
        </w:r>
        <w:r>
          <w:rPr>
            <w:color w:val="FF0000"/>
          </w:rPr>
          <w:t>板硬件分为两个版本：版本一</w:t>
        </w:r>
      </w:ins>
      <w:ins w:id="52" w:author="龚奇" w:date="2015-11-26T19:34:00Z">
        <w:r>
          <w:rPr>
            <w:rFonts w:hint="eastAsia"/>
            <w:color w:val="FF0000"/>
          </w:rPr>
          <w:t>中</w:t>
        </w:r>
      </w:ins>
      <w:ins w:id="53" w:author="龚奇" w:date="2015-11-26T19:31:00Z">
        <w:r>
          <w:rPr>
            <w:color w:val="FF0000"/>
          </w:rPr>
          <w:t>信号处理模块（</w:t>
        </w:r>
        <w:r>
          <w:rPr>
            <w:rFonts w:hint="eastAsia"/>
            <w:color w:val="FF0000"/>
          </w:rPr>
          <w:t>STM</w:t>
        </w:r>
        <w:r>
          <w:rPr>
            <w:color w:val="FF0000"/>
          </w:rPr>
          <w:t>8l）</w:t>
        </w:r>
        <w:proofErr w:type="gramStart"/>
        <w:r>
          <w:rPr>
            <w:rFonts w:hint="eastAsia"/>
            <w:color w:val="FF0000"/>
          </w:rPr>
          <w:t>和</w:t>
        </w:r>
        <w:r>
          <w:rPr>
            <w:color w:val="FF0000"/>
          </w:rPr>
          <w:t>蓝牙模块</w:t>
        </w:r>
        <w:proofErr w:type="gramEnd"/>
        <w:r>
          <w:rPr>
            <w:rFonts w:hint="eastAsia"/>
            <w:color w:val="FF0000"/>
          </w:rPr>
          <w:t>（CC</w:t>
        </w:r>
        <w:r>
          <w:rPr>
            <w:color w:val="FF0000"/>
          </w:rPr>
          <w:t>2541）分开</w:t>
        </w:r>
        <w:r>
          <w:rPr>
            <w:rFonts w:hint="eastAsia"/>
            <w:color w:val="FF0000"/>
          </w:rPr>
          <w:t>。</w:t>
        </w:r>
        <w:r>
          <w:rPr>
            <w:color w:val="FF0000"/>
          </w:rPr>
          <w:t>主要</w:t>
        </w:r>
        <w:r>
          <w:rPr>
            <w:rFonts w:hint="eastAsia"/>
            <w:color w:val="FF0000"/>
          </w:rPr>
          <w:t>芯片</w:t>
        </w:r>
        <w:r>
          <w:rPr>
            <w:color w:val="FF0000"/>
          </w:rPr>
          <w:t>为</w:t>
        </w:r>
        <w:r>
          <w:rPr>
            <w:rFonts w:hint="eastAsia"/>
            <w:color w:val="FF0000"/>
          </w:rPr>
          <w:t>心电</w:t>
        </w:r>
        <w:r>
          <w:rPr>
            <w:color w:val="FF0000"/>
          </w:rPr>
          <w:t>信号采集芯片（</w:t>
        </w:r>
        <w:r>
          <w:rPr>
            <w:rFonts w:hint="eastAsia"/>
            <w:color w:val="FF0000"/>
          </w:rPr>
          <w:t>AD</w:t>
        </w:r>
        <w:r>
          <w:rPr>
            <w:color w:val="FF0000"/>
          </w:rPr>
          <w:t>8232）</w:t>
        </w:r>
        <w:r>
          <w:rPr>
            <w:rFonts w:hint="eastAsia"/>
            <w:color w:val="FF0000"/>
          </w:rPr>
          <w:t>，信号</w:t>
        </w:r>
        <w:r>
          <w:rPr>
            <w:color w:val="FF0000"/>
          </w:rPr>
          <w:t>处理模块（</w:t>
        </w:r>
        <w:r>
          <w:rPr>
            <w:rFonts w:hint="eastAsia"/>
            <w:color w:val="FF0000"/>
          </w:rPr>
          <w:t>STM8L152</w:t>
        </w:r>
        <w:r>
          <w:rPr>
            <w:color w:val="FF0000"/>
          </w:rPr>
          <w:t>k6</w:t>
        </w:r>
        <w:r>
          <w:rPr>
            <w:rFonts w:hint="eastAsia"/>
            <w:color w:val="FF0000"/>
          </w:rPr>
          <w:t>）</w:t>
        </w:r>
        <w:r>
          <w:rPr>
            <w:color w:val="FF0000"/>
          </w:rPr>
          <w:t>，</w:t>
        </w:r>
        <w:proofErr w:type="gramStart"/>
        <w:r>
          <w:rPr>
            <w:color w:val="FF0000"/>
          </w:rPr>
          <w:t>蓝牙模块</w:t>
        </w:r>
        <w:proofErr w:type="gramEnd"/>
        <w:r>
          <w:rPr>
            <w:color w:val="FF0000"/>
          </w:rPr>
          <w:t>（</w:t>
        </w:r>
        <w:r>
          <w:rPr>
            <w:rFonts w:hint="eastAsia"/>
            <w:color w:val="FF0000"/>
          </w:rPr>
          <w:t>CC</w:t>
        </w:r>
        <w:r>
          <w:rPr>
            <w:color w:val="FF0000"/>
          </w:rPr>
          <w:t>2541）</w:t>
        </w:r>
        <w:r>
          <w:rPr>
            <w:rFonts w:hint="eastAsia"/>
            <w:color w:val="FF0000"/>
          </w:rPr>
          <w:t>,充电模块</w:t>
        </w:r>
        <w:r>
          <w:rPr>
            <w:color w:val="FF0000"/>
          </w:rPr>
          <w:t>（</w:t>
        </w:r>
      </w:ins>
      <w:ins w:id="54" w:author="龚奇" w:date="2015-11-26T19:38:00Z">
        <w:r>
          <w:rPr>
            <w:rFonts w:hint="eastAsia"/>
            <w:color w:val="FF0000"/>
          </w:rPr>
          <w:t>LTC4054</w:t>
        </w:r>
      </w:ins>
      <w:ins w:id="55" w:author="龚奇" w:date="2015-11-26T19:31:00Z">
        <w:r>
          <w:rPr>
            <w:color w:val="FF0000"/>
          </w:rPr>
          <w:t>），电池</w:t>
        </w:r>
      </w:ins>
      <w:ins w:id="56" w:author="龚奇" w:date="2015-11-26T19:36:00Z">
        <w:r>
          <w:rPr>
            <w:rFonts w:hint="eastAsia"/>
            <w:color w:val="FF0000"/>
          </w:rPr>
          <w:t>电量</w:t>
        </w:r>
      </w:ins>
      <w:ins w:id="57" w:author="龚奇" w:date="2015-11-26T19:31:00Z">
        <w:r>
          <w:rPr>
            <w:color w:val="FF0000"/>
          </w:rPr>
          <w:t>检测模块（</w:t>
        </w:r>
      </w:ins>
      <w:ins w:id="58" w:author="龚奇" w:date="2015-11-26T19:36:00Z">
        <w:r>
          <w:rPr>
            <w:rFonts w:hint="eastAsia"/>
            <w:color w:val="FF0000"/>
          </w:rPr>
          <w:t>MAX17040</w:t>
        </w:r>
      </w:ins>
      <w:ins w:id="59" w:author="龚奇" w:date="2015-11-26T19:31:00Z">
        <w:r>
          <w:rPr>
            <w:color w:val="FF0000"/>
          </w:rPr>
          <w:t>）。</w:t>
        </w:r>
        <w:r>
          <w:rPr>
            <w:rFonts w:hint="eastAsia"/>
            <w:color w:val="FF0000"/>
          </w:rPr>
          <w:t>开发软件</w:t>
        </w:r>
        <w:r>
          <w:rPr>
            <w:color w:val="FF0000"/>
          </w:rPr>
          <w:t>主要为</w:t>
        </w:r>
        <w:r>
          <w:rPr>
            <w:rFonts w:hint="eastAsia"/>
            <w:color w:val="FF0000"/>
          </w:rPr>
          <w:t>IAR，</w:t>
        </w:r>
        <w:r>
          <w:rPr>
            <w:color w:val="FF0000"/>
          </w:rPr>
          <w:t>用来对</w:t>
        </w:r>
        <w:r>
          <w:rPr>
            <w:rFonts w:hint="eastAsia"/>
            <w:color w:val="FF0000"/>
          </w:rPr>
          <w:t>STM8</w:t>
        </w:r>
        <w:r>
          <w:rPr>
            <w:color w:val="FF0000"/>
          </w:rPr>
          <w:t>L</w:t>
        </w:r>
        <w:r>
          <w:rPr>
            <w:rFonts w:hint="eastAsia"/>
            <w:color w:val="FF0000"/>
          </w:rPr>
          <w:t>和CC2541芯片</w:t>
        </w:r>
        <w:r>
          <w:rPr>
            <w:color w:val="FF0000"/>
          </w:rPr>
          <w:t>编程。其中</w:t>
        </w:r>
        <w:r>
          <w:rPr>
            <w:rFonts w:hint="eastAsia"/>
            <w:color w:val="FF0000"/>
          </w:rPr>
          <w:t>STM8L用于</w:t>
        </w:r>
        <w:r>
          <w:rPr>
            <w:color w:val="FF0000"/>
          </w:rPr>
          <w:t>控制</w:t>
        </w:r>
        <w:r>
          <w:rPr>
            <w:rFonts w:hint="eastAsia"/>
            <w:color w:val="FF0000"/>
          </w:rPr>
          <w:t>ADC的</w:t>
        </w:r>
        <w:r>
          <w:rPr>
            <w:color w:val="FF0000"/>
          </w:rPr>
          <w:t>采样率并且</w:t>
        </w:r>
        <w:r>
          <w:rPr>
            <w:rFonts w:hint="eastAsia"/>
            <w:color w:val="FF0000"/>
          </w:rPr>
          <w:t>对</w:t>
        </w:r>
        <w:r>
          <w:rPr>
            <w:color w:val="FF0000"/>
          </w:rPr>
          <w:t>模拟信号进行数字滤波，</w:t>
        </w:r>
        <w:r>
          <w:rPr>
            <w:rFonts w:hint="eastAsia"/>
            <w:color w:val="FF0000"/>
          </w:rPr>
          <w:t>同时</w:t>
        </w:r>
        <w:r>
          <w:rPr>
            <w:color w:val="FF0000"/>
          </w:rPr>
          <w:t>，结合采样率和滤波结果，采用一定的算法计算心率</w:t>
        </w:r>
        <w:r>
          <w:rPr>
            <w:rFonts w:hint="eastAsia"/>
            <w:color w:val="FF0000"/>
          </w:rPr>
          <w:t>和</w:t>
        </w:r>
        <w:r>
          <w:rPr>
            <w:color w:val="FF0000"/>
          </w:rPr>
          <w:t>呼吸速率，当前端集成温度传感器时，</w:t>
        </w:r>
        <w:r>
          <w:rPr>
            <w:rFonts w:hint="eastAsia"/>
            <w:color w:val="FF0000"/>
          </w:rPr>
          <w:t>STM8L还</w:t>
        </w:r>
        <w:r>
          <w:rPr>
            <w:color w:val="FF0000"/>
          </w:rPr>
          <w:t>会控制</w:t>
        </w:r>
        <w:r>
          <w:rPr>
            <w:rFonts w:hint="eastAsia"/>
            <w:color w:val="FF0000"/>
          </w:rPr>
          <w:t>ADC实行</w:t>
        </w:r>
        <w:r>
          <w:rPr>
            <w:color w:val="FF0000"/>
          </w:rPr>
          <w:t>多通道分时采样</w:t>
        </w:r>
        <w:r>
          <w:rPr>
            <w:rFonts w:hint="eastAsia"/>
            <w:color w:val="FF0000"/>
          </w:rPr>
          <w:t>，</w:t>
        </w:r>
        <w:r>
          <w:rPr>
            <w:color w:val="FF0000"/>
          </w:rPr>
          <w:t>该单片机还会通</w:t>
        </w:r>
        <w:r>
          <w:rPr>
            <w:color w:val="FF0000"/>
          </w:rPr>
          <w:lastRenderedPageBreak/>
          <w:t>过</w:t>
        </w:r>
        <w:r>
          <w:rPr>
            <w:rFonts w:hint="eastAsia"/>
            <w:color w:val="FF0000"/>
          </w:rPr>
          <w:t>I2C总线</w:t>
        </w:r>
        <w:r>
          <w:rPr>
            <w:color w:val="FF0000"/>
          </w:rPr>
          <w:t>与电池电量检测模块通信，获取电池电量，最后将</w:t>
        </w:r>
        <w:r>
          <w:rPr>
            <w:rFonts w:hint="eastAsia"/>
            <w:color w:val="FF0000"/>
          </w:rPr>
          <w:t>心率，</w:t>
        </w:r>
        <w:r>
          <w:rPr>
            <w:color w:val="FF0000"/>
          </w:rPr>
          <w:t>呼吸值，实时采集到的</w:t>
        </w:r>
        <w:r>
          <w:rPr>
            <w:rFonts w:hint="eastAsia"/>
            <w:color w:val="FF0000"/>
          </w:rPr>
          <w:t>心电</w:t>
        </w:r>
        <w:r>
          <w:rPr>
            <w:color w:val="FF0000"/>
          </w:rPr>
          <w:t>信号</w:t>
        </w:r>
        <w:r>
          <w:rPr>
            <w:rFonts w:hint="eastAsia"/>
            <w:color w:val="FF0000"/>
          </w:rPr>
          <w:t>和</w:t>
        </w:r>
        <w:r>
          <w:rPr>
            <w:color w:val="FF0000"/>
          </w:rPr>
          <w:t>电池电量打包通过</w:t>
        </w:r>
        <w:r>
          <w:rPr>
            <w:rFonts w:hint="eastAsia"/>
            <w:color w:val="FF0000"/>
          </w:rPr>
          <w:t>串口</w:t>
        </w:r>
        <w:r>
          <w:rPr>
            <w:color w:val="FF0000"/>
          </w:rPr>
          <w:t>发送到CC2541，CC2541</w:t>
        </w:r>
        <w:r>
          <w:rPr>
            <w:rFonts w:hint="eastAsia"/>
            <w:color w:val="FF0000"/>
          </w:rPr>
          <w:t>将</w:t>
        </w:r>
        <w:r>
          <w:rPr>
            <w:color w:val="FF0000"/>
          </w:rPr>
          <w:t>数据转发到WIFI</w:t>
        </w:r>
        <w:r>
          <w:rPr>
            <w:rFonts w:hint="eastAsia"/>
            <w:color w:val="FF0000"/>
          </w:rPr>
          <w:t>供</w:t>
        </w:r>
        <w:r>
          <w:rPr>
            <w:color w:val="FF0000"/>
          </w:rPr>
          <w:t>上位机调度</w:t>
        </w:r>
        <w:r>
          <w:rPr>
            <w:rFonts w:hint="eastAsia"/>
            <w:color w:val="FF0000"/>
          </w:rPr>
          <w:t>；</w:t>
        </w:r>
        <w:r>
          <w:rPr>
            <w:color w:val="FF0000"/>
          </w:rPr>
          <w:t>版本二不需要</w:t>
        </w:r>
        <w:r>
          <w:rPr>
            <w:rFonts w:hint="eastAsia"/>
            <w:color w:val="FF0000"/>
          </w:rPr>
          <w:t>STM8L模块</w:t>
        </w:r>
        <w:r>
          <w:rPr>
            <w:color w:val="FF0000"/>
          </w:rPr>
          <w:t>，由</w:t>
        </w:r>
        <w:r>
          <w:rPr>
            <w:rFonts w:hint="eastAsia"/>
            <w:color w:val="FF0000"/>
          </w:rPr>
          <w:t>CC2541的</w:t>
        </w:r>
        <w:r>
          <w:rPr>
            <w:color w:val="FF0000"/>
          </w:rPr>
          <w:t>内核以及相关外设完成对应的功能。主要</w:t>
        </w:r>
        <w:r>
          <w:rPr>
            <w:rFonts w:hint="eastAsia"/>
            <w:color w:val="FF0000"/>
          </w:rPr>
          <w:t>涉及</w:t>
        </w:r>
        <w:r>
          <w:rPr>
            <w:color w:val="FF0000"/>
          </w:rPr>
          <w:t>的编程工作包括各个</w:t>
        </w:r>
        <w:r>
          <w:rPr>
            <w:rFonts w:hint="eastAsia"/>
            <w:color w:val="FF0000"/>
          </w:rPr>
          <w:t>接口</w:t>
        </w:r>
        <w:r>
          <w:rPr>
            <w:color w:val="FF0000"/>
          </w:rPr>
          <w:t>的配置，</w:t>
        </w:r>
        <w:proofErr w:type="gramStart"/>
        <w:r>
          <w:rPr>
            <w:color w:val="FF0000"/>
          </w:rPr>
          <w:t>蓝牙</w:t>
        </w:r>
        <w:r>
          <w:rPr>
            <w:rFonts w:hint="eastAsia"/>
            <w:color w:val="FF0000"/>
          </w:rPr>
          <w:t>一拖</w:t>
        </w:r>
        <w:proofErr w:type="gramEnd"/>
        <w:r>
          <w:rPr>
            <w:rFonts w:hint="eastAsia"/>
            <w:color w:val="FF0000"/>
          </w:rPr>
          <w:t>三</w:t>
        </w:r>
        <w:r>
          <w:rPr>
            <w:color w:val="FF0000"/>
          </w:rPr>
          <w:t>数据通信以及心率算法的移植。</w:t>
        </w:r>
      </w:ins>
    </w:p>
    <w:p w:rsidR="006A18B4" w:rsidRDefault="006A18B4" w:rsidP="00875000">
      <w:r>
        <w:rPr>
          <w:rFonts w:hint="eastAsia"/>
        </w:rPr>
        <w:t>4.1.2.1</w:t>
      </w:r>
      <w:r>
        <w:t xml:space="preserve"> </w:t>
      </w:r>
      <w:r>
        <w:rPr>
          <w:rFonts w:hint="eastAsia"/>
        </w:rPr>
        <w:t>电路板设计</w:t>
      </w:r>
    </w:p>
    <w:p w:rsidR="006A18B4" w:rsidRDefault="006A18B4" w:rsidP="00875000">
      <w:pPr>
        <w:rPr>
          <w:ins w:id="60" w:author="龚奇" w:date="2015-11-29T18:58:00Z"/>
        </w:rPr>
      </w:pPr>
      <w:r>
        <w:rPr>
          <w:rFonts w:hint="eastAsia"/>
        </w:rPr>
        <w:t>4.1.2.2</w:t>
      </w:r>
      <w:r>
        <w:t xml:space="preserve"> </w:t>
      </w:r>
      <w:r>
        <w:rPr>
          <w:rFonts w:hint="eastAsia"/>
        </w:rPr>
        <w:t>软件系统及数据结构</w:t>
      </w:r>
    </w:p>
    <w:p w:rsidR="00B94E12" w:rsidRDefault="00B94E12" w:rsidP="00875000">
      <w:pPr>
        <w:rPr>
          <w:ins w:id="61" w:author="龚奇" w:date="2015-11-29T19:12:00Z"/>
        </w:rPr>
      </w:pPr>
      <w:ins w:id="62" w:author="龚奇" w:date="2015-11-29T18:58:00Z">
        <w:r>
          <w:rPr>
            <w:rFonts w:hint="eastAsia"/>
          </w:rPr>
          <w:t xml:space="preserve">      电路</w:t>
        </w:r>
        <w:r>
          <w:t>系统中</w:t>
        </w:r>
      </w:ins>
      <w:ins w:id="63" w:author="龚奇" w:date="2015-11-29T19:20:00Z">
        <w:r w:rsidR="00EB4252">
          <w:rPr>
            <w:rFonts w:hint="eastAsia"/>
          </w:rPr>
          <w:t>STM8L(</w:t>
        </w:r>
      </w:ins>
      <w:ins w:id="64" w:author="龚奇" w:date="2015-11-29T19:21:00Z">
        <w:r w:rsidR="00EB4252">
          <w:rPr>
            <w:rFonts w:hint="eastAsia"/>
          </w:rPr>
          <w:t>采集</w:t>
        </w:r>
        <w:r w:rsidR="00EB4252">
          <w:t>前端</w:t>
        </w:r>
      </w:ins>
      <w:ins w:id="65" w:author="龚奇" w:date="2015-11-29T19:20:00Z">
        <w:r w:rsidR="00EB4252">
          <w:rPr>
            <w:rFonts w:hint="eastAsia"/>
          </w:rPr>
          <w:t>)</w:t>
        </w:r>
      </w:ins>
      <w:ins w:id="66" w:author="龚奇" w:date="2015-11-29T18:58:00Z">
        <w:r>
          <w:t>的工作流程主要如下：</w:t>
        </w:r>
      </w:ins>
    </w:p>
    <w:p w:rsidR="00EB4252" w:rsidRDefault="00CC3A7C" w:rsidP="00875000">
      <w:ins w:id="67" w:author="龚奇" w:date="2015-11-29T19:27:00Z">
        <w:r>
          <w:rPr>
            <w:noProof/>
          </w:rPr>
          <mc:AlternateContent>
            <mc:Choice Requires="wps">
              <w:drawing>
                <wp:anchor distT="45720" distB="45720" distL="114300" distR="114300" simplePos="0" relativeHeight="251668992" behindDoc="0" locked="0" layoutInCell="1" allowOverlap="1" wp14:anchorId="3E737335" wp14:editId="6E178281">
                  <wp:simplePos x="0" y="0"/>
                  <wp:positionH relativeFrom="column">
                    <wp:posOffset>2132330</wp:posOffset>
                  </wp:positionH>
                  <wp:positionV relativeFrom="paragraph">
                    <wp:posOffset>144145</wp:posOffset>
                  </wp:positionV>
                  <wp:extent cx="3625215" cy="1404620"/>
                  <wp:effectExtent l="0" t="0" r="13335"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solidFill>
                              <a:srgbClr val="000000"/>
                            </a:solidFill>
                            <a:miter lim="800000"/>
                            <a:headEnd/>
                            <a:tailEnd/>
                          </a:ln>
                        </wps:spPr>
                        <wps:txbx>
                          <w:txbxContent>
                            <w:p w:rsidR="00DA38CF" w:rsidRDefault="00DA38CF">
                              <w:r w:rsidRPr="00645703">
                                <w:rPr>
                                  <w:rFonts w:hint="eastAsia"/>
                                  <w:b/>
                                  <w:rPrChange w:id="68" w:author="龚奇" w:date="2015-11-29T19:36:00Z">
                                    <w:rPr>
                                      <w:rFonts w:hint="eastAsia"/>
                                    </w:rPr>
                                  </w:rPrChange>
                                </w:rPr>
                                <w:t>注释</w:t>
                              </w:r>
                              <w:r>
                                <w:t>：</w:t>
                              </w:r>
                              <w:r>
                                <w:rPr>
                                  <w:rFonts w:hint="eastAsia"/>
                                </w:rPr>
                                <w:t>系统上电</w:t>
                              </w:r>
                              <w:r>
                                <w:t>后，</w:t>
                              </w:r>
                              <w:r>
                                <w:rPr>
                                  <w:rFonts w:hint="eastAsia"/>
                                </w:rPr>
                                <w:t>STM8L先</w:t>
                              </w:r>
                              <w:r>
                                <w:t>初始化硬件，包括</w:t>
                              </w:r>
                              <w:r>
                                <w:rPr>
                                  <w:rFonts w:hint="eastAsia"/>
                                </w:rPr>
                                <w:t>ADC采样率</w:t>
                              </w:r>
                              <w:r>
                                <w:t>，串口</w:t>
                              </w:r>
                              <w:r>
                                <w:rPr>
                                  <w:rFonts w:hint="eastAsia"/>
                                </w:rPr>
                                <w:t>，</w:t>
                              </w:r>
                              <w:r>
                                <w:t>时钟</w:t>
                              </w:r>
                              <w:r>
                                <w:rPr>
                                  <w:rFonts w:hint="eastAsia"/>
                                </w:rPr>
                                <w:t>，</w:t>
                              </w:r>
                              <w:r>
                                <w:t>开启中断等等，然后一直等待串口中断</w:t>
                              </w:r>
                              <w:r>
                                <w:rPr>
                                  <w:rFonts w:hint="eastAsia"/>
                                </w:rPr>
                                <w:t>。STM8L默认为</w:t>
                              </w:r>
                              <w:r>
                                <w:t>接收到的第一个数据包为</w:t>
                              </w:r>
                              <w:r>
                                <w:rPr>
                                  <w:rFonts w:hint="eastAsia"/>
                                </w:rPr>
                                <w:t>系统</w:t>
                              </w:r>
                              <w:r>
                                <w:t>设置数据，主要包括以</w:t>
                              </w:r>
                              <w:r>
                                <w:rPr>
                                  <w:rFonts w:hint="eastAsia"/>
                                </w:rPr>
                                <w:t>那种</w:t>
                              </w:r>
                              <w:r>
                                <w:t>方式工作，</w:t>
                              </w:r>
                              <w:r w:rsidRPr="00DA38CF">
                                <w:rPr>
                                  <w:color w:val="FF0000"/>
                                  <w:rPrChange w:id="69" w:author="Administrator" w:date="2015-12-01T14:51:00Z">
                                    <w:rPr/>
                                  </w:rPrChange>
                                </w:rPr>
                                <w:t>查询时采集，平常为休眠？还是</w:t>
                              </w:r>
                              <w:r w:rsidRPr="00DA38CF">
                                <w:rPr>
                                  <w:rFonts w:hint="eastAsia"/>
                                  <w:color w:val="FF0000"/>
                                  <w:rPrChange w:id="70" w:author="Administrator" w:date="2015-12-01T14:51:00Z">
                                    <w:rPr>
                                      <w:rFonts w:hint="eastAsia"/>
                                    </w:rPr>
                                  </w:rPrChange>
                                </w:rPr>
                                <w:t>每隔</w:t>
                              </w:r>
                              <w:r w:rsidRPr="00DA38CF">
                                <w:rPr>
                                  <w:color w:val="FF0000"/>
                                  <w:rPrChange w:id="71" w:author="Administrator" w:date="2015-12-01T14:51:00Z">
                                    <w:rPr/>
                                  </w:rPrChange>
                                </w:rPr>
                                <w:t>一定时间采集一次然后休眠</w:t>
                              </w:r>
                              <w:r>
                                <w:t>？确定</w:t>
                              </w:r>
                              <w:r>
                                <w:rPr>
                                  <w:rFonts w:hint="eastAsia"/>
                                </w:rPr>
                                <w:t>工作</w:t>
                              </w:r>
                              <w:r>
                                <w:t>模式后，</w:t>
                              </w:r>
                              <w:r>
                                <w:rPr>
                                  <w:rFonts w:hint="eastAsia"/>
                                </w:rPr>
                                <w:t>STM8L会首先</w:t>
                              </w:r>
                              <w:r>
                                <w:t>判断电极是否连接人体，这主要由</w:t>
                              </w:r>
                              <w:r>
                                <w:rPr>
                                  <w:rFonts w:hint="eastAsia"/>
                                </w:rPr>
                                <w:t>前端</w:t>
                              </w:r>
                              <w:r>
                                <w:t>采集芯片</w:t>
                              </w:r>
                              <w:r>
                                <w:rPr>
                                  <w:rFonts w:hint="eastAsia"/>
                                </w:rPr>
                                <w:t>（AD8232</w:t>
                              </w:r>
                              <w:r>
                                <w:t>）</w:t>
                              </w:r>
                              <w:r>
                                <w:rPr>
                                  <w:rFonts w:hint="eastAsia"/>
                                </w:rPr>
                                <w:t>的</w:t>
                              </w:r>
                              <w:r>
                                <w:t>导联脱落检测来完成</w:t>
                              </w:r>
                              <w:r>
                                <w:rPr>
                                  <w:rFonts w:hint="eastAsia"/>
                                </w:rPr>
                                <w:t>。</w:t>
                              </w:r>
                              <w:r>
                                <w:t>一旦</w:t>
                              </w:r>
                              <w:r>
                                <w:rPr>
                                  <w:rFonts w:hint="eastAsia"/>
                                </w:rPr>
                                <w:t>确认</w:t>
                              </w:r>
                              <w:r>
                                <w:t>硬件正常后</w:t>
                              </w:r>
                              <w:r>
                                <w:rPr>
                                  <w:rFonts w:hint="eastAsia"/>
                                </w:rPr>
                                <w:t>，STM8L启动AD转换</w:t>
                              </w:r>
                              <w:r>
                                <w:t>，并且按要求上传数据。数据</w:t>
                              </w:r>
                              <w:r>
                                <w:rPr>
                                  <w:rFonts w:hint="eastAsia"/>
                                </w:rPr>
                                <w:t>上传</w:t>
                              </w:r>
                              <w:r>
                                <w:t>分为两种模式：</w:t>
                              </w:r>
                              <w:r>
                                <w:rPr>
                                  <w:rFonts w:hint="eastAsia"/>
                                </w:rPr>
                                <w:t>1，</w:t>
                              </w:r>
                              <w:r w:rsidRPr="00DA38CF">
                                <w:rPr>
                                  <w:b/>
                                  <w:color w:val="FF0000"/>
                                  <w:rPrChange w:id="72" w:author="Administrator" w:date="2015-12-01T14:53:00Z">
                                    <w:rPr/>
                                  </w:rPrChange>
                                </w:rPr>
                                <w:t>广播模式，这时</w:t>
                              </w:r>
                              <w:r w:rsidRPr="00DA38CF">
                                <w:rPr>
                                  <w:rFonts w:hint="eastAsia"/>
                                  <w:b/>
                                  <w:color w:val="FF0000"/>
                                  <w:rPrChange w:id="73" w:author="Administrator" w:date="2015-12-01T14:53:00Z">
                                    <w:rPr>
                                      <w:rFonts w:hint="eastAsia"/>
                                    </w:rPr>
                                  </w:rPrChange>
                                </w:rPr>
                                <w:t>ADC持续</w:t>
                              </w:r>
                              <w:r w:rsidRPr="00DA38CF">
                                <w:rPr>
                                  <w:b/>
                                  <w:color w:val="FF0000"/>
                                  <w:rPrChange w:id="74" w:author="Administrator" w:date="2015-12-01T14:53:00Z">
                                    <w:rPr/>
                                  </w:rPrChange>
                                </w:rPr>
                                <w:t>工作</w:t>
                              </w:r>
                              <w:r>
                                <w:t>，</w:t>
                              </w:r>
                              <w:r>
                                <w:rPr>
                                  <w:rFonts w:hint="eastAsia"/>
                                </w:rPr>
                                <w:t>STM8L将</w:t>
                              </w:r>
                              <w:r>
                                <w:t>转换结果直接上传；</w:t>
                              </w:r>
                              <w:r>
                                <w:rPr>
                                  <w:rFonts w:hint="eastAsia"/>
                                </w:rPr>
                                <w:t>2，</w:t>
                              </w:r>
                              <w:r w:rsidRPr="00DA38CF">
                                <w:rPr>
                                  <w:b/>
                                  <w:color w:val="FF0000"/>
                                  <w:rPrChange w:id="75" w:author="Administrator" w:date="2015-12-01T14:53:00Z">
                                    <w:rPr/>
                                  </w:rPrChange>
                                </w:rPr>
                                <w:t>查询模式，</w:t>
                              </w:r>
                              <w:r w:rsidRPr="00DA38CF">
                                <w:rPr>
                                  <w:rFonts w:hint="eastAsia"/>
                                  <w:b/>
                                  <w:color w:val="FF0000"/>
                                  <w:rPrChange w:id="76" w:author="Administrator" w:date="2015-12-01T14:53:00Z">
                                    <w:rPr>
                                      <w:rFonts w:hint="eastAsia"/>
                                    </w:rPr>
                                  </w:rPrChange>
                                </w:rPr>
                                <w:t>STM8L等待数据</w:t>
                              </w:r>
                              <w:r w:rsidRPr="00DA38CF">
                                <w:rPr>
                                  <w:b/>
                                  <w:color w:val="FF0000"/>
                                  <w:rPrChange w:id="77" w:author="Administrator" w:date="2015-12-01T14:53:00Z">
                                    <w:rPr/>
                                  </w:rPrChange>
                                </w:rPr>
                                <w:t>请求，然后启动</w:t>
                              </w:r>
                              <w:r w:rsidRPr="00DA38CF">
                                <w:rPr>
                                  <w:rFonts w:hint="eastAsia"/>
                                  <w:b/>
                                  <w:color w:val="FF0000"/>
                                  <w:rPrChange w:id="78" w:author="Administrator" w:date="2015-12-01T14:53:00Z">
                                    <w:rPr>
                                      <w:rFonts w:hint="eastAsia"/>
                                    </w:rPr>
                                  </w:rPrChange>
                                </w:rPr>
                                <w:t>ADC，</w:t>
                              </w:r>
                              <w:r w:rsidRPr="00DA38CF">
                                <w:rPr>
                                  <w:b/>
                                  <w:color w:val="FF0000"/>
                                  <w:rPrChange w:id="79" w:author="Administrator" w:date="2015-12-01T14:53:00Z">
                                    <w:rPr/>
                                  </w:rPrChange>
                                </w:rPr>
                                <w:t>上传一次转换结果</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67.9pt;margin-top:11.35pt;width:285.45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">
                  <v:textbox style="mso-fit-shape-to-text:t">
                    <w:txbxContent>
                      <w:p w:rsidR="00DA38CF" w:rsidRDefault="00DA38CF">
                        <w:r w:rsidRPr="00645703">
                          <w:rPr>
                            <w:rFonts w:hint="eastAsia"/>
                            <w:b/>
                            <w:rPrChange w:id="80" w:author="龚奇" w:date="2015-11-29T19:36:00Z">
                              <w:rPr>
                                <w:rFonts w:hint="eastAsia"/>
                              </w:rPr>
                            </w:rPrChange>
                          </w:rPr>
                          <w:t>注释</w:t>
                        </w:r>
                        <w:r>
                          <w:t>：</w:t>
                        </w:r>
                        <w:r>
                          <w:rPr>
                            <w:rFonts w:hint="eastAsia"/>
                          </w:rPr>
                          <w:t>系统上电</w:t>
                        </w:r>
                        <w:r>
                          <w:t>后，</w:t>
                        </w:r>
                        <w:r>
                          <w:rPr>
                            <w:rFonts w:hint="eastAsia"/>
                          </w:rPr>
                          <w:t>STM8L先</w:t>
                        </w:r>
                        <w:r>
                          <w:t>初始化硬件，包括</w:t>
                        </w:r>
                        <w:r>
                          <w:rPr>
                            <w:rFonts w:hint="eastAsia"/>
                          </w:rPr>
                          <w:t>ADC采样率</w:t>
                        </w:r>
                        <w:r>
                          <w:t>，串口</w:t>
                        </w:r>
                        <w:r>
                          <w:rPr>
                            <w:rFonts w:hint="eastAsia"/>
                          </w:rPr>
                          <w:t>，</w:t>
                        </w:r>
                        <w:r>
                          <w:t>时钟</w:t>
                        </w:r>
                        <w:r>
                          <w:rPr>
                            <w:rFonts w:hint="eastAsia"/>
                          </w:rPr>
                          <w:t>，</w:t>
                        </w:r>
                        <w:r>
                          <w:t>开启中断等等，然后一直等待串口中断</w:t>
                        </w:r>
                        <w:r>
                          <w:rPr>
                            <w:rFonts w:hint="eastAsia"/>
                          </w:rPr>
                          <w:t>。STM8L默认为</w:t>
                        </w:r>
                        <w:r>
                          <w:t>接收到的第一个数据包为</w:t>
                        </w:r>
                        <w:r>
                          <w:rPr>
                            <w:rFonts w:hint="eastAsia"/>
                          </w:rPr>
                          <w:t>系统</w:t>
                        </w:r>
                        <w:r>
                          <w:t>设置数据，主要包括以</w:t>
                        </w:r>
                        <w:r>
                          <w:rPr>
                            <w:rFonts w:hint="eastAsia"/>
                          </w:rPr>
                          <w:t>那种</w:t>
                        </w:r>
                        <w:r>
                          <w:t>方式工作，</w:t>
                        </w:r>
                        <w:r w:rsidRPr="00DA38CF">
                          <w:rPr>
                            <w:color w:val="FF0000"/>
                            <w:rPrChange w:id="81" w:author="Administrator" w:date="2015-12-01T14:51:00Z">
                              <w:rPr/>
                            </w:rPrChange>
                          </w:rPr>
                          <w:t>查询时采集，平常为休眠？还是</w:t>
                        </w:r>
                        <w:r w:rsidRPr="00DA38CF">
                          <w:rPr>
                            <w:rFonts w:hint="eastAsia"/>
                            <w:color w:val="FF0000"/>
                            <w:rPrChange w:id="82" w:author="Administrator" w:date="2015-12-01T14:51:00Z">
                              <w:rPr>
                                <w:rFonts w:hint="eastAsia"/>
                              </w:rPr>
                            </w:rPrChange>
                          </w:rPr>
                          <w:t>每隔</w:t>
                        </w:r>
                        <w:r w:rsidRPr="00DA38CF">
                          <w:rPr>
                            <w:color w:val="FF0000"/>
                            <w:rPrChange w:id="83" w:author="Administrator" w:date="2015-12-01T14:51:00Z">
                              <w:rPr/>
                            </w:rPrChange>
                          </w:rPr>
                          <w:t>一定时间采集一次然后休眠</w:t>
                        </w:r>
                        <w:r>
                          <w:t>？确定</w:t>
                        </w:r>
                        <w:r>
                          <w:rPr>
                            <w:rFonts w:hint="eastAsia"/>
                          </w:rPr>
                          <w:t>工作</w:t>
                        </w:r>
                        <w:r>
                          <w:t>模式后，</w:t>
                        </w:r>
                        <w:r>
                          <w:rPr>
                            <w:rFonts w:hint="eastAsia"/>
                          </w:rPr>
                          <w:t>STM8L会首先</w:t>
                        </w:r>
                        <w:r>
                          <w:t>判断电极是否连接人体，这主要由</w:t>
                        </w:r>
                        <w:r>
                          <w:rPr>
                            <w:rFonts w:hint="eastAsia"/>
                          </w:rPr>
                          <w:t>前端</w:t>
                        </w:r>
                        <w:r>
                          <w:t>采集芯片</w:t>
                        </w:r>
                        <w:r>
                          <w:rPr>
                            <w:rFonts w:hint="eastAsia"/>
                          </w:rPr>
                          <w:t>（AD8232</w:t>
                        </w:r>
                        <w:r>
                          <w:t>）</w:t>
                        </w:r>
                        <w:r>
                          <w:rPr>
                            <w:rFonts w:hint="eastAsia"/>
                          </w:rPr>
                          <w:t>的</w:t>
                        </w:r>
                        <w:r>
                          <w:t>导联脱落检测来完成</w:t>
                        </w:r>
                        <w:r>
                          <w:rPr>
                            <w:rFonts w:hint="eastAsia"/>
                          </w:rPr>
                          <w:t>。</w:t>
                        </w:r>
                        <w:r>
                          <w:t>一旦</w:t>
                        </w:r>
                        <w:r>
                          <w:rPr>
                            <w:rFonts w:hint="eastAsia"/>
                          </w:rPr>
                          <w:t>确认</w:t>
                        </w:r>
                        <w:r>
                          <w:t>硬件正常后</w:t>
                        </w:r>
                        <w:r>
                          <w:rPr>
                            <w:rFonts w:hint="eastAsia"/>
                          </w:rPr>
                          <w:t>，STM8L启动AD转换</w:t>
                        </w:r>
                        <w:r>
                          <w:t>，并且按要求上传数据。数据</w:t>
                        </w:r>
                        <w:r>
                          <w:rPr>
                            <w:rFonts w:hint="eastAsia"/>
                          </w:rPr>
                          <w:t>上传</w:t>
                        </w:r>
                        <w:r>
                          <w:t>分为两种模式：</w:t>
                        </w:r>
                        <w:r>
                          <w:rPr>
                            <w:rFonts w:hint="eastAsia"/>
                          </w:rPr>
                          <w:t>1，</w:t>
                        </w:r>
                        <w:r w:rsidRPr="00DA38CF">
                          <w:rPr>
                            <w:b/>
                            <w:color w:val="FF0000"/>
                            <w:rPrChange w:id="84" w:author="Administrator" w:date="2015-12-01T14:53:00Z">
                              <w:rPr/>
                            </w:rPrChange>
                          </w:rPr>
                          <w:t>广播模式，这时</w:t>
                        </w:r>
                        <w:r w:rsidRPr="00DA38CF">
                          <w:rPr>
                            <w:rFonts w:hint="eastAsia"/>
                            <w:b/>
                            <w:color w:val="FF0000"/>
                            <w:rPrChange w:id="85" w:author="Administrator" w:date="2015-12-01T14:53:00Z">
                              <w:rPr>
                                <w:rFonts w:hint="eastAsia"/>
                              </w:rPr>
                            </w:rPrChange>
                          </w:rPr>
                          <w:t>ADC持续</w:t>
                        </w:r>
                        <w:r w:rsidRPr="00DA38CF">
                          <w:rPr>
                            <w:b/>
                            <w:color w:val="FF0000"/>
                            <w:rPrChange w:id="86" w:author="Administrator" w:date="2015-12-01T14:53:00Z">
                              <w:rPr/>
                            </w:rPrChange>
                          </w:rPr>
                          <w:t>工作</w:t>
                        </w:r>
                        <w:r>
                          <w:t>，</w:t>
                        </w:r>
                        <w:r>
                          <w:rPr>
                            <w:rFonts w:hint="eastAsia"/>
                          </w:rPr>
                          <w:t>STM8L将</w:t>
                        </w:r>
                        <w:r>
                          <w:t>转换结果直接上传；</w:t>
                        </w:r>
                        <w:r>
                          <w:rPr>
                            <w:rFonts w:hint="eastAsia"/>
                          </w:rPr>
                          <w:t>2，</w:t>
                        </w:r>
                        <w:r w:rsidRPr="00DA38CF">
                          <w:rPr>
                            <w:b/>
                            <w:color w:val="FF0000"/>
                            <w:rPrChange w:id="87" w:author="Administrator" w:date="2015-12-01T14:53:00Z">
                              <w:rPr/>
                            </w:rPrChange>
                          </w:rPr>
                          <w:t>查询模式，</w:t>
                        </w:r>
                        <w:r w:rsidRPr="00DA38CF">
                          <w:rPr>
                            <w:rFonts w:hint="eastAsia"/>
                            <w:b/>
                            <w:color w:val="FF0000"/>
                            <w:rPrChange w:id="88" w:author="Administrator" w:date="2015-12-01T14:53:00Z">
                              <w:rPr>
                                <w:rFonts w:hint="eastAsia"/>
                              </w:rPr>
                            </w:rPrChange>
                          </w:rPr>
                          <w:t>STM8L等待数据</w:t>
                        </w:r>
                        <w:r w:rsidRPr="00DA38CF">
                          <w:rPr>
                            <w:b/>
                            <w:color w:val="FF0000"/>
                            <w:rPrChange w:id="89" w:author="Administrator" w:date="2015-12-01T14:53:00Z">
                              <w:rPr/>
                            </w:rPrChange>
                          </w:rPr>
                          <w:t>请求，然后启动</w:t>
                        </w:r>
                        <w:r w:rsidRPr="00DA38CF">
                          <w:rPr>
                            <w:rFonts w:hint="eastAsia"/>
                            <w:b/>
                            <w:color w:val="FF0000"/>
                            <w:rPrChange w:id="90" w:author="Administrator" w:date="2015-12-01T14:53:00Z">
                              <w:rPr>
                                <w:rFonts w:hint="eastAsia"/>
                              </w:rPr>
                            </w:rPrChange>
                          </w:rPr>
                          <w:t>ADC，</w:t>
                        </w:r>
                        <w:r w:rsidRPr="00DA38CF">
                          <w:rPr>
                            <w:b/>
                            <w:color w:val="FF0000"/>
                            <w:rPrChange w:id="91" w:author="Administrator" w:date="2015-12-01T14:53:00Z">
                              <w:rPr/>
                            </w:rPrChange>
                          </w:rPr>
                          <w:t>上传一次转换结果</w:t>
                        </w:r>
                        <w:r>
                          <w:rPr>
                            <w:rFonts w:hint="eastAsia"/>
                          </w:rPr>
                          <w:t>。</w:t>
                        </w:r>
                      </w:p>
                    </w:txbxContent>
                  </v:textbox>
                  <w10:wrap type="square"/>
                </v:shape>
              </w:pict>
            </mc:Fallback>
          </mc:AlternateContent>
        </w:r>
      </w:ins>
      <w:ins w:id="92" w:author="龚奇" w:date="2015-11-29T19:12:00Z">
        <w:r w:rsidR="00EB4252">
          <w:rPr>
            <w:rFonts w:hint="eastAsia"/>
            <w:noProof/>
          </w:rPr>
          <mc:AlternateContent>
            <mc:Choice Requires="wps">
              <w:drawing>
                <wp:anchor distT="0" distB="0" distL="114300" distR="114300" simplePos="0" relativeHeight="251644416" behindDoc="0" locked="0" layoutInCell="1" allowOverlap="1" wp14:anchorId="6F617C94" wp14:editId="09F52823">
                  <wp:simplePos x="0" y="0"/>
                  <wp:positionH relativeFrom="column">
                    <wp:posOffset>512030</wp:posOffset>
                  </wp:positionH>
                  <wp:positionV relativeFrom="paragraph">
                    <wp:posOffset>17145</wp:posOffset>
                  </wp:positionV>
                  <wp:extent cx="1314450" cy="561975"/>
                  <wp:effectExtent l="0" t="0" r="19050" b="28575"/>
                  <wp:wrapNone/>
                  <wp:docPr id="1" name="椭圆 1"/>
                  <wp:cNvGraphicFramePr/>
                  <a:graphic xmlns:a="http://schemas.openxmlformats.org/drawingml/2006/main">
                    <a:graphicData uri="http://schemas.microsoft.com/office/word/2010/wordprocessingShape">
                      <wps:wsp>
                        <wps:cNvSpPr/>
                        <wps:spPr>
                          <a:xfrm>
                            <a:off x="0" y="0"/>
                            <a:ext cx="1314450" cy="561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93" w:author="龚奇" w:date="2015-11-29T19:32:00Z">
                                    <w:rPr/>
                                  </w:rPrChange>
                                </w:rPr>
                                <w:pPrChange w:id="94" w:author="龚奇" w:date="2015-11-29T19:12: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95" w:author="龚奇" w:date="2015-11-29T19:32:00Z">
                                    <w:rPr>
                                      <w:rFonts w:hint="eastAsia"/>
                                    </w:rPr>
                                  </w:rPrChange>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1" o:spid="_x0000_s1027" style="position:absolute;left:0;text-align:left;margin-left:40.3pt;margin-top:1.35pt;width:103.5pt;height:44.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" filled="f" strokecolor="#1f4d78 [1604]" strokeweight="1pt">
                  <v:stroke joinstyle="miter"/>
                  <v:textbo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96" w:author="龚奇" w:date="2015-11-29T19:32:00Z">
                              <w:rPr/>
                            </w:rPrChange>
                          </w:rPr>
                          <w:pPrChange w:id="97" w:author="龚奇" w:date="2015-11-29T19:12: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98" w:author="龚奇" w:date="2015-11-29T19:32:00Z">
                              <w:rPr>
                                <w:rFonts w:hint="eastAsia"/>
                              </w:rPr>
                            </w:rPrChange>
                          </w:rPr>
                          <w:t>开始</w:t>
                        </w:r>
                      </w:p>
                    </w:txbxContent>
                  </v:textbox>
                </v:oval>
              </w:pict>
            </mc:Fallback>
          </mc:AlternateContent>
        </w:r>
      </w:ins>
    </w:p>
    <w:p w:rsidR="00EB4252" w:rsidRDefault="00EB4252" w:rsidP="00875000">
      <w:pPr>
        <w:rPr>
          <w:ins w:id="99" w:author="龚奇" w:date="2015-11-29T19:13:00Z"/>
        </w:rPr>
      </w:pPr>
      <w:ins w:id="100" w:author="龚奇" w:date="2015-11-29T19:13:00Z">
        <w:r>
          <w:rPr>
            <w:rFonts w:hint="eastAsia"/>
            <w:noProof/>
          </w:rPr>
          <mc:AlternateContent>
            <mc:Choice Requires="wps">
              <w:drawing>
                <wp:anchor distT="0" distB="0" distL="114300" distR="114300" simplePos="0" relativeHeight="251649536" behindDoc="0" locked="0" layoutInCell="1" allowOverlap="1" wp14:anchorId="4F6D4DEE" wp14:editId="2F5382B2">
                  <wp:simplePos x="0" y="0"/>
                  <wp:positionH relativeFrom="column">
                    <wp:posOffset>1113763</wp:posOffset>
                  </wp:positionH>
                  <wp:positionV relativeFrom="paragraph">
                    <wp:posOffset>181555</wp:posOffset>
                  </wp:positionV>
                  <wp:extent cx="9525" cy="438150"/>
                  <wp:effectExtent l="38100" t="0" r="66675" b="57150"/>
                  <wp:wrapNone/>
                  <wp:docPr id="2" name="直接箭头连接符 2"/>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286AE365" id="_x0000_t32" coordsize="21600,21600" o:spt="32" o:oned="t" path="m,l21600,21600e" filled="f">
                  <v:path arrowok="t" fillok="f" o:connecttype="none"/>
                  <o:lock v:ext="edit" shapetype="t"/>
                </v:shapetype>
                <v:shape id="直接箭头连接符 2" o:spid="_x0000_s1026" type="#_x0000_t32" style="position:absolute;left:0;text-align:left;margin-left:87.7pt;margin-top:14.3pt;width:.75pt;height:34.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" strokecolor="#5b9bd5 [3204]" strokeweight=".5pt">
                  <v:stroke endarrow="block" joinstyle="miter"/>
                </v:shape>
              </w:pict>
            </mc:Fallback>
          </mc:AlternateContent>
        </w:r>
      </w:ins>
    </w:p>
    <w:p w:rsidR="00EB4252" w:rsidRDefault="00EB4252" w:rsidP="00875000">
      <w:pPr>
        <w:rPr>
          <w:ins w:id="101" w:author="龚奇" w:date="2015-11-29T19:13:00Z"/>
        </w:rPr>
      </w:pPr>
      <w:ins w:id="102" w:author="龚奇" w:date="2015-11-29T19:13:00Z">
        <w:r>
          <w:rPr>
            <w:noProof/>
          </w:rPr>
          <mc:AlternateContent>
            <mc:Choice Requires="wps">
              <w:drawing>
                <wp:anchor distT="0" distB="0" distL="114300" distR="114300" simplePos="0" relativeHeight="251650560" behindDoc="0" locked="0" layoutInCell="1" allowOverlap="1" wp14:anchorId="299C57AF" wp14:editId="6DDC9037">
                  <wp:simplePos x="0" y="0"/>
                  <wp:positionH relativeFrom="column">
                    <wp:posOffset>469265</wp:posOffset>
                  </wp:positionH>
                  <wp:positionV relativeFrom="paragraph">
                    <wp:posOffset>237518</wp:posOffset>
                  </wp:positionV>
                  <wp:extent cx="1326382" cy="477297"/>
                  <wp:effectExtent l="0" t="0" r="26670" b="18415"/>
                  <wp:wrapNone/>
                  <wp:docPr id="3" name="矩形 3"/>
                  <wp:cNvGraphicFramePr/>
                  <a:graphic xmlns:a="http://schemas.openxmlformats.org/drawingml/2006/main">
                    <a:graphicData uri="http://schemas.microsoft.com/office/word/2010/wordprocessingShape">
                      <wps:wsp>
                        <wps:cNvSpPr/>
                        <wps:spPr>
                          <a:xfrm>
                            <a:off x="0" y="0"/>
                            <a:ext cx="1326382" cy="4772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03" w:author="龚奇" w:date="2015-11-29T19:32:00Z">
                                    <w:rPr/>
                                  </w:rPrChange>
                                </w:rPr>
                                <w:pPrChange w:id="104" w:author="龚奇" w:date="2015-11-29T19:13: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05" w:author="龚奇" w:date="2015-11-29T19:32:00Z">
                                    <w:rPr>
                                      <w:rFonts w:hint="eastAsia"/>
                                    </w:rPr>
                                  </w:rPrChange>
                                </w:rPr>
                                <w:t>设备</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06" w:author="龚奇" w:date="2015-11-29T19:32:00Z">
                                    <w:rPr/>
                                  </w:rPrChange>
                                </w:rPr>
                                <w:t>硬件初始化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 o:spid="_x0000_s1028" style="position:absolute;left:0;text-align:left;margin-left:36.95pt;margin-top:18.7pt;width:104.45pt;height:37.6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" filled="f" strokecolor="#1f4d78 [1604]" strokeweight="1pt">
                  <v:textbo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07" w:author="龚奇" w:date="2015-11-29T19:32:00Z">
                              <w:rPr/>
                            </w:rPrChange>
                          </w:rPr>
                          <w:pPrChange w:id="108" w:author="龚奇" w:date="2015-11-29T19:13: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09" w:author="龚奇" w:date="2015-11-29T19:32:00Z">
                              <w:rPr>
                                <w:rFonts w:hint="eastAsia"/>
                              </w:rPr>
                            </w:rPrChange>
                          </w:rPr>
                          <w:t>设备</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10" w:author="龚奇" w:date="2015-11-29T19:32:00Z">
                              <w:rPr/>
                            </w:rPrChange>
                          </w:rPr>
                          <w:t>硬件初始化</w:t>
                        </w:r>
                      </w:p>
                    </w:txbxContent>
                  </v:textbox>
                </v:rect>
              </w:pict>
            </mc:Fallback>
          </mc:AlternateContent>
        </w:r>
      </w:ins>
    </w:p>
    <w:p w:rsidR="00EB4252" w:rsidRDefault="00EB4252" w:rsidP="00875000">
      <w:pPr>
        <w:rPr>
          <w:ins w:id="111" w:author="龚奇" w:date="2015-11-29T19:13:00Z"/>
        </w:rPr>
      </w:pPr>
      <w:ins w:id="112" w:author="龚奇" w:date="2015-11-29T19:19:00Z">
        <w:r>
          <w:rPr>
            <w:noProof/>
          </w:rPr>
          <mc:AlternateContent>
            <mc:Choice Requires="wps">
              <w:drawing>
                <wp:anchor distT="0" distB="0" distL="114300" distR="114300" simplePos="0" relativeHeight="251651584" behindDoc="0" locked="0" layoutInCell="1" allowOverlap="1" wp14:anchorId="587A1025" wp14:editId="5DCA4277">
                  <wp:simplePos x="0" y="0"/>
                  <wp:positionH relativeFrom="column">
                    <wp:posOffset>1112216</wp:posOffset>
                  </wp:positionH>
                  <wp:positionV relativeFrom="paragraph">
                    <wp:posOffset>326390</wp:posOffset>
                  </wp:positionV>
                  <wp:extent cx="10049" cy="422030"/>
                  <wp:effectExtent l="38100" t="0" r="66675" b="54610"/>
                  <wp:wrapNone/>
                  <wp:docPr id="4" name="直接箭头连接符 4"/>
                  <wp:cNvGraphicFramePr/>
                  <a:graphic xmlns:a="http://schemas.openxmlformats.org/drawingml/2006/main">
                    <a:graphicData uri="http://schemas.microsoft.com/office/word/2010/wordprocessingShape">
                      <wps:wsp>
                        <wps:cNvCnPr/>
                        <wps:spPr>
                          <a:xfrm>
                            <a:off x="0" y="0"/>
                            <a:ext cx="10049" cy="422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A644463" id="直接箭头连接符 4" o:spid="_x0000_s1026" type="#_x0000_t32" style="position:absolute;left:0;text-align:left;margin-left:87.6pt;margin-top:25.7pt;width:.8pt;height:33.2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" strokecolor="#5b9bd5 [3204]" strokeweight=".5pt">
                  <v:stroke endarrow="block" joinstyle="miter"/>
                </v:shape>
              </w:pict>
            </mc:Fallback>
          </mc:AlternateContent>
        </w:r>
      </w:ins>
    </w:p>
    <w:p w:rsidR="00EB4252" w:rsidRDefault="00EB4252" w:rsidP="00875000">
      <w:pPr>
        <w:rPr>
          <w:ins w:id="113" w:author="龚奇" w:date="2015-11-29T19:13:00Z"/>
        </w:rPr>
      </w:pPr>
      <w:ins w:id="114" w:author="龚奇" w:date="2015-11-29T19:19:00Z">
        <w:r>
          <w:rPr>
            <w:noProof/>
          </w:rPr>
          <mc:AlternateContent>
            <mc:Choice Requires="wps">
              <w:drawing>
                <wp:anchor distT="0" distB="0" distL="114300" distR="114300" simplePos="0" relativeHeight="251652608" behindDoc="0" locked="0" layoutInCell="1" allowOverlap="1" wp14:anchorId="6DC70DC4" wp14:editId="08680261">
                  <wp:simplePos x="0" y="0"/>
                  <wp:positionH relativeFrom="column">
                    <wp:posOffset>499717</wp:posOffset>
                  </wp:positionH>
                  <wp:positionV relativeFrom="paragraph">
                    <wp:posOffset>347511</wp:posOffset>
                  </wp:positionV>
                  <wp:extent cx="1341455" cy="492369"/>
                  <wp:effectExtent l="0" t="0" r="11430" b="22225"/>
                  <wp:wrapNone/>
                  <wp:docPr id="5" name="矩形 5"/>
                  <wp:cNvGraphicFramePr/>
                  <a:graphic xmlns:a="http://schemas.openxmlformats.org/drawingml/2006/main">
                    <a:graphicData uri="http://schemas.microsoft.com/office/word/2010/wordprocessingShape">
                      <wps:wsp>
                        <wps:cNvSpPr/>
                        <wps:spPr>
                          <a:xfrm>
                            <a:off x="0" y="0"/>
                            <a:ext cx="1341455" cy="492369"/>
                          </a:xfrm>
                          <a:prstGeom prst="rect">
                            <a:avLst/>
                          </a:prstGeom>
                          <a:no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15" w:author="龚奇" w:date="2015-11-29T19:32:00Z">
                                    <w:rPr/>
                                  </w:rPrChange>
                                </w:rPr>
                                <w:pPrChange w:id="116" w:author="龚奇" w:date="2015-11-29T19:19: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17" w:author="龚奇" w:date="2015-11-29T19:32:00Z">
                                    <w:rPr>
                                      <w:rFonts w:hint="eastAsia"/>
                                    </w:rPr>
                                  </w:rPrChange>
                                </w:rPr>
                                <w:t>等待</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18" w:author="龚奇" w:date="2015-11-29T19:32:00Z">
                                    <w:rPr/>
                                  </w:rPrChange>
                                </w:rPr>
                                <w:t>CC2541数据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 o:spid="_x0000_s1029" style="position:absolute;left:0;text-align:left;margin-left:39.35pt;margin-top:27.35pt;width:105.65pt;height:38.7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" filled="f" strokecolor="#4472c4 [3208]" strokeweight="1pt">
                  <v:textbo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19" w:author="龚奇" w:date="2015-11-29T19:32:00Z">
                              <w:rPr/>
                            </w:rPrChange>
                          </w:rPr>
                          <w:pPrChange w:id="120" w:author="龚奇" w:date="2015-11-29T19:19: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21" w:author="龚奇" w:date="2015-11-29T19:32:00Z">
                              <w:rPr>
                                <w:rFonts w:hint="eastAsia"/>
                              </w:rPr>
                            </w:rPrChange>
                          </w:rPr>
                          <w:t>等待</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22" w:author="龚奇" w:date="2015-11-29T19:32:00Z">
                              <w:rPr/>
                            </w:rPrChange>
                          </w:rPr>
                          <w:t>CC2541数据</w:t>
                        </w:r>
                      </w:p>
                    </w:txbxContent>
                  </v:textbox>
                </v:rect>
              </w:pict>
            </mc:Fallback>
          </mc:AlternateContent>
        </w:r>
      </w:ins>
    </w:p>
    <w:p w:rsidR="00EB4252" w:rsidRDefault="00EB4252" w:rsidP="00875000">
      <w:pPr>
        <w:rPr>
          <w:ins w:id="123" w:author="龚奇" w:date="2015-11-29T19:19:00Z"/>
        </w:rPr>
      </w:pPr>
    </w:p>
    <w:p w:rsidR="00EB4252" w:rsidRDefault="00CC3A7C" w:rsidP="00875000">
      <w:pPr>
        <w:rPr>
          <w:ins w:id="124" w:author="龚奇" w:date="2015-11-29T19:19:00Z"/>
        </w:rPr>
      </w:pPr>
      <w:ins w:id="125" w:author="龚奇" w:date="2015-11-29T19:22:00Z">
        <w:r>
          <w:rPr>
            <w:noProof/>
          </w:rPr>
          <mc:AlternateContent>
            <mc:Choice Requires="wps">
              <w:drawing>
                <wp:anchor distT="0" distB="0" distL="114300" distR="114300" simplePos="0" relativeHeight="251654656" behindDoc="0" locked="0" layoutInCell="1" allowOverlap="1" wp14:anchorId="29F1CA60" wp14:editId="3BED9C18">
                  <wp:simplePos x="0" y="0"/>
                  <wp:positionH relativeFrom="column">
                    <wp:posOffset>1110311</wp:posOffset>
                  </wp:positionH>
                  <wp:positionV relativeFrom="paragraph">
                    <wp:posOffset>56818</wp:posOffset>
                  </wp:positionV>
                  <wp:extent cx="5024" cy="457200"/>
                  <wp:effectExtent l="76200" t="0" r="71755" b="57150"/>
                  <wp:wrapNone/>
                  <wp:docPr id="7" name="直接箭头连接符 7"/>
                  <wp:cNvGraphicFramePr/>
                  <a:graphic xmlns:a="http://schemas.openxmlformats.org/drawingml/2006/main">
                    <a:graphicData uri="http://schemas.microsoft.com/office/word/2010/wordprocessingShape">
                      <wps:wsp>
                        <wps:cNvCnPr/>
                        <wps:spPr>
                          <a:xfrm>
                            <a:off x="0" y="0"/>
                            <a:ext cx="5024"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54B3439" id="直接箭头连接符 7" o:spid="_x0000_s1026" type="#_x0000_t32" style="position:absolute;left:0;text-align:left;margin-left:87.45pt;margin-top:4.45pt;width:.4pt;height:36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" strokecolor="#5b9bd5 [3204]" strokeweight=".5pt">
                  <v:stroke endarrow="block" joinstyle="miter"/>
                </v:shape>
              </w:pict>
            </mc:Fallback>
          </mc:AlternateContent>
        </w:r>
      </w:ins>
    </w:p>
    <w:p w:rsidR="00EB4252" w:rsidRDefault="00CC3A7C" w:rsidP="00875000">
      <w:pPr>
        <w:rPr>
          <w:ins w:id="126" w:author="龚奇" w:date="2015-11-29T19:19:00Z"/>
        </w:rPr>
      </w:pPr>
      <w:ins w:id="127" w:author="龚奇" w:date="2015-11-29T19:22:00Z">
        <w:r>
          <w:rPr>
            <w:noProof/>
          </w:rPr>
          <mc:AlternateContent>
            <mc:Choice Requires="wps">
              <w:drawing>
                <wp:anchor distT="0" distB="0" distL="114300" distR="114300" simplePos="0" relativeHeight="251653632" behindDoc="0" locked="0" layoutInCell="1" allowOverlap="1" wp14:anchorId="54E5398C" wp14:editId="78DD93A9">
                  <wp:simplePos x="0" y="0"/>
                  <wp:positionH relativeFrom="column">
                    <wp:posOffset>440939</wp:posOffset>
                  </wp:positionH>
                  <wp:positionV relativeFrom="paragraph">
                    <wp:posOffset>133958</wp:posOffset>
                  </wp:positionV>
                  <wp:extent cx="1416817" cy="467249"/>
                  <wp:effectExtent l="0" t="0" r="12065" b="28575"/>
                  <wp:wrapNone/>
                  <wp:docPr id="6" name="矩形 6"/>
                  <wp:cNvGraphicFramePr/>
                  <a:graphic xmlns:a="http://schemas.openxmlformats.org/drawingml/2006/main">
                    <a:graphicData uri="http://schemas.microsoft.com/office/word/2010/wordprocessingShape">
                      <wps:wsp>
                        <wps:cNvSpPr/>
                        <wps:spPr>
                          <a:xfrm>
                            <a:off x="0" y="0"/>
                            <a:ext cx="1416817" cy="4672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28" w:author="龚奇" w:date="2015-11-29T19:32:00Z">
                                    <w:rPr/>
                                  </w:rPrChange>
                                </w:rPr>
                                <w:pPrChange w:id="129" w:author="龚奇" w:date="2015-11-29T19:22: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30" w:author="龚奇" w:date="2015-11-29T19:32:00Z">
                                    <w:rPr>
                                      <w:rFonts w:hint="eastAsia"/>
                                    </w:rPr>
                                  </w:rPrChange>
                                </w:rPr>
                                <w:t>选择</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31" w:author="龚奇" w:date="2015-11-29T19:32:00Z">
                                    <w:rPr/>
                                  </w:rPrChange>
                                </w:rPr>
                                <w:t>工作模式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30" style="position:absolute;left:0;text-align:left;margin-left:34.7pt;margin-top:10.55pt;width:111.55pt;height:36.8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" filled="f" strokecolor="#1f4d78 [1604]" strokeweight="1pt">
                  <v:textbo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32" w:author="龚奇" w:date="2015-11-29T19:32:00Z">
                              <w:rPr/>
                            </w:rPrChange>
                          </w:rPr>
                          <w:pPrChange w:id="133" w:author="龚奇" w:date="2015-11-29T19:22: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34" w:author="龚奇" w:date="2015-11-29T19:32:00Z">
                              <w:rPr>
                                <w:rFonts w:hint="eastAsia"/>
                              </w:rPr>
                            </w:rPrChange>
                          </w:rPr>
                          <w:t>选择</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35" w:author="龚奇" w:date="2015-11-29T19:32:00Z">
                              <w:rPr/>
                            </w:rPrChange>
                          </w:rPr>
                          <w:t>工作模式</w:t>
                        </w:r>
                      </w:p>
                    </w:txbxContent>
                  </v:textbox>
                </v:rect>
              </w:pict>
            </mc:Fallback>
          </mc:AlternateContent>
        </w:r>
      </w:ins>
    </w:p>
    <w:p w:rsidR="00EB4252" w:rsidRDefault="00CC3A7C" w:rsidP="00875000">
      <w:pPr>
        <w:rPr>
          <w:ins w:id="136" w:author="龚奇" w:date="2015-11-29T19:19:00Z"/>
        </w:rPr>
      </w:pPr>
      <w:ins w:id="137" w:author="龚奇" w:date="2015-11-29T19:23:00Z">
        <w:r>
          <w:rPr>
            <w:noProof/>
          </w:rPr>
          <mc:AlternateContent>
            <mc:Choice Requires="wps">
              <w:drawing>
                <wp:anchor distT="0" distB="0" distL="114300" distR="114300" simplePos="0" relativeHeight="251655680" behindDoc="0" locked="0" layoutInCell="1" allowOverlap="1" wp14:anchorId="6F02F806" wp14:editId="5FF1FCBB">
                  <wp:simplePos x="0" y="0"/>
                  <wp:positionH relativeFrom="column">
                    <wp:posOffset>1106805</wp:posOffset>
                  </wp:positionH>
                  <wp:positionV relativeFrom="paragraph">
                    <wp:posOffset>219379</wp:posOffset>
                  </wp:positionV>
                  <wp:extent cx="0" cy="371789"/>
                  <wp:effectExtent l="76200" t="0" r="76200" b="47625"/>
                  <wp:wrapNone/>
                  <wp:docPr id="8" name="直接箭头连接符 8"/>
                  <wp:cNvGraphicFramePr/>
                  <a:graphic xmlns:a="http://schemas.openxmlformats.org/drawingml/2006/main">
                    <a:graphicData uri="http://schemas.microsoft.com/office/word/2010/wordprocessingShape">
                      <wps:wsp>
                        <wps:cNvCnPr/>
                        <wps:spPr>
                          <a:xfrm>
                            <a:off x="0" y="0"/>
                            <a:ext cx="0" cy="371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F9B176C" id="直接箭头连接符 8" o:spid="_x0000_s1026" type="#_x0000_t32" style="position:absolute;left:0;text-align:left;margin-left:87.15pt;margin-top:17.25pt;width:0;height:29.2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" strokecolor="#5b9bd5 [3204]" strokeweight=".5pt">
                  <v:stroke endarrow="block" joinstyle="miter"/>
                </v:shape>
              </w:pict>
            </mc:Fallback>
          </mc:AlternateContent>
        </w:r>
      </w:ins>
    </w:p>
    <w:p w:rsidR="00EB4252" w:rsidRDefault="00CC3A7C" w:rsidP="00875000">
      <w:pPr>
        <w:rPr>
          <w:ins w:id="138" w:author="龚奇" w:date="2015-11-29T19:19:00Z"/>
        </w:rPr>
      </w:pPr>
      <w:ins w:id="139" w:author="龚奇" w:date="2015-11-29T19:23:00Z">
        <w:r>
          <w:rPr>
            <w:noProof/>
          </w:rPr>
          <mc:AlternateContent>
            <mc:Choice Requires="wps">
              <w:drawing>
                <wp:anchor distT="0" distB="0" distL="114300" distR="114300" simplePos="0" relativeHeight="251656704" behindDoc="0" locked="0" layoutInCell="1" allowOverlap="1" wp14:anchorId="20B8C85B" wp14:editId="6BEB0773">
                  <wp:simplePos x="0" y="0"/>
                  <wp:positionH relativeFrom="column">
                    <wp:posOffset>290498</wp:posOffset>
                  </wp:positionH>
                  <wp:positionV relativeFrom="paragraph">
                    <wp:posOffset>215569</wp:posOffset>
                  </wp:positionV>
                  <wp:extent cx="1657978" cy="472272"/>
                  <wp:effectExtent l="0" t="0" r="19050" b="23495"/>
                  <wp:wrapNone/>
                  <wp:docPr id="9" name="矩形 9"/>
                  <wp:cNvGraphicFramePr/>
                  <a:graphic xmlns:a="http://schemas.openxmlformats.org/drawingml/2006/main">
                    <a:graphicData uri="http://schemas.microsoft.com/office/word/2010/wordprocessingShape">
                      <wps:wsp>
                        <wps:cNvSpPr/>
                        <wps:spPr>
                          <a:xfrm>
                            <a:off x="0" y="0"/>
                            <a:ext cx="1657978" cy="47227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0" w:author="龚奇" w:date="2015-11-29T19:32:00Z">
                                    <w:rPr/>
                                  </w:rPrChange>
                                </w:rPr>
                                <w:pPrChange w:id="141" w:author="龚奇" w:date="2015-11-29T19:23: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2" w:author="龚奇" w:date="2015-11-29T19:32:00Z">
                                    <w:rPr>
                                      <w:rFonts w:hint="eastAsia"/>
                                    </w:rPr>
                                  </w:rPrChange>
                                </w:rPr>
                                <w:t>检测</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3" w:author="龚奇" w:date="2015-11-29T19:32:00Z">
                                    <w:rPr/>
                                  </w:rPrChange>
                                </w:rPr>
                                <w:t>电极是否连接</w:t>
                              </w: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4" w:author="龚奇" w:date="2015-11-29T19:32:00Z">
                                    <w:rPr>
                                      <w:rFonts w:hint="eastAsia"/>
                                    </w:rPr>
                                  </w:rPrChange>
                                </w:rPr>
                                <w:t>人体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9" o:spid="_x0000_s1031" style="position:absolute;left:0;text-align:left;margin-left:22.85pt;margin-top:16.95pt;width:130.55pt;height:37.2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" filled="f" strokecolor="#1f4d78 [1604]" strokeweight="1pt">
                  <v:textbo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5" w:author="龚奇" w:date="2015-11-29T19:32:00Z">
                              <w:rPr/>
                            </w:rPrChange>
                          </w:rPr>
                          <w:pPrChange w:id="146" w:author="龚奇" w:date="2015-11-29T19:23: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7" w:author="龚奇" w:date="2015-11-29T19:32:00Z">
                              <w:rPr>
                                <w:rFonts w:hint="eastAsia"/>
                              </w:rPr>
                            </w:rPrChange>
                          </w:rPr>
                          <w:t>检测</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8" w:author="龚奇" w:date="2015-11-29T19:32:00Z">
                              <w:rPr/>
                            </w:rPrChange>
                          </w:rPr>
                          <w:t>电极是否连接</w:t>
                        </w: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49" w:author="龚奇" w:date="2015-11-29T19:32:00Z">
                              <w:rPr>
                                <w:rFonts w:hint="eastAsia"/>
                              </w:rPr>
                            </w:rPrChange>
                          </w:rPr>
                          <w:t>人体</w:t>
                        </w:r>
                      </w:p>
                    </w:txbxContent>
                  </v:textbox>
                </v:rect>
              </w:pict>
            </mc:Fallback>
          </mc:AlternateContent>
        </w:r>
      </w:ins>
    </w:p>
    <w:p w:rsidR="00EB4252" w:rsidRDefault="00CC3A7C" w:rsidP="00875000">
      <w:pPr>
        <w:rPr>
          <w:ins w:id="150" w:author="龚奇" w:date="2015-11-29T19:19:00Z"/>
        </w:rPr>
      </w:pPr>
      <w:ins w:id="151" w:author="龚奇" w:date="2015-11-29T19:24:00Z">
        <w:r>
          <w:rPr>
            <w:noProof/>
          </w:rPr>
          <mc:AlternateContent>
            <mc:Choice Requires="wps">
              <w:drawing>
                <wp:anchor distT="0" distB="0" distL="114300" distR="114300" simplePos="0" relativeHeight="251657728" behindDoc="0" locked="0" layoutInCell="1" allowOverlap="1" wp14:anchorId="42A8C9A9" wp14:editId="604D378D">
                  <wp:simplePos x="0" y="0"/>
                  <wp:positionH relativeFrom="column">
                    <wp:posOffset>1109676</wp:posOffset>
                  </wp:positionH>
                  <wp:positionV relativeFrom="paragraph">
                    <wp:posOffset>301625</wp:posOffset>
                  </wp:positionV>
                  <wp:extent cx="8255" cy="404495"/>
                  <wp:effectExtent l="38100" t="0" r="67945" b="52705"/>
                  <wp:wrapNone/>
                  <wp:docPr id="10" name="直接箭头连接符 10"/>
                  <wp:cNvGraphicFramePr/>
                  <a:graphic xmlns:a="http://schemas.openxmlformats.org/drawingml/2006/main">
                    <a:graphicData uri="http://schemas.microsoft.com/office/word/2010/wordprocessingShape">
                      <wps:wsp>
                        <wps:cNvCnPr/>
                        <wps:spPr>
                          <a:xfrm>
                            <a:off x="0" y="0"/>
                            <a:ext cx="8255" cy="40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9B22464" id="直接箭头连接符 10" o:spid="_x0000_s1026" type="#_x0000_t32" style="position:absolute;left:0;text-align:left;margin-left:87.4pt;margin-top:23.75pt;width:.65pt;height:31.8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" strokecolor="#5b9bd5 [3204]" strokeweight=".5pt">
                  <v:stroke endarrow="block" joinstyle="miter"/>
                </v:shape>
              </w:pict>
            </mc:Fallback>
          </mc:AlternateContent>
        </w:r>
      </w:ins>
    </w:p>
    <w:p w:rsidR="00EB4252" w:rsidRDefault="00CC3A7C" w:rsidP="00875000">
      <w:pPr>
        <w:rPr>
          <w:ins w:id="152" w:author="龚奇" w:date="2015-11-29T19:19:00Z"/>
        </w:rPr>
      </w:pPr>
      <w:ins w:id="153" w:author="龚奇" w:date="2015-11-29T19:24:00Z">
        <w:r>
          <w:rPr>
            <w:noProof/>
          </w:rPr>
          <mc:AlternateContent>
            <mc:Choice Requires="wps">
              <w:drawing>
                <wp:anchor distT="0" distB="0" distL="114300" distR="114300" simplePos="0" relativeHeight="251669504" behindDoc="0" locked="0" layoutInCell="1" allowOverlap="1">
                  <wp:simplePos x="0" y="0"/>
                  <wp:positionH relativeFrom="column">
                    <wp:posOffset>375229</wp:posOffset>
                  </wp:positionH>
                  <wp:positionV relativeFrom="paragraph">
                    <wp:posOffset>317473</wp:posOffset>
                  </wp:positionV>
                  <wp:extent cx="1598213" cy="604299"/>
                  <wp:effectExtent l="0" t="0" r="21590" b="24765"/>
                  <wp:wrapNone/>
                  <wp:docPr id="11" name="矩形 11"/>
                  <wp:cNvGraphicFramePr/>
                  <a:graphic xmlns:a="http://schemas.openxmlformats.org/drawingml/2006/main">
                    <a:graphicData uri="http://schemas.microsoft.com/office/word/2010/wordprocessingShape">
                      <wps:wsp>
                        <wps:cNvSpPr/>
                        <wps:spPr>
                          <a:xfrm>
                            <a:off x="0" y="0"/>
                            <a:ext cx="1598213" cy="60429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54" w:author="龚奇" w:date="2015-11-29T19:32:00Z">
                                    <w:rPr/>
                                  </w:rPrChange>
                                </w:rPr>
                                <w:pPrChange w:id="155" w:author="龚奇" w:date="2015-11-29T19:24: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56" w:author="龚奇" w:date="2015-11-29T19:32:00Z">
                                    <w:rPr>
                                      <w:rFonts w:hint="eastAsia"/>
                                    </w:rPr>
                                  </w:rPrChange>
                                </w:rPr>
                                <w:t>读</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57" w:author="龚奇" w:date="2015-11-29T19:32:00Z">
                                    <w:rPr/>
                                  </w:rPrChange>
                                </w:rPr>
                                <w:t>采集结果，处理，上传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32" style="position:absolute;left:0;text-align:left;margin-left:29.55pt;margin-top:25pt;width:125.85pt;height:4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" filled="f" strokecolor="#1f4d78 [1604]" strokeweight="1pt">
                  <v:textbox>
                    <w:txbxContent>
                      <w:p w:rsidR="00DA38CF" w:rsidRPr="00645703" w:rsidRDefault="00DA38C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58" w:author="龚奇" w:date="2015-11-29T19:32:00Z">
                              <w:rPr/>
                            </w:rPrChange>
                          </w:rPr>
                          <w:pPrChange w:id="159" w:author="龚奇" w:date="2015-11-29T19:24:00Z">
                            <w:pPr/>
                          </w:pPrChange>
                        </w:pPr>
                        <w:r w:rsidRPr="0064570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60" w:author="龚奇" w:date="2015-11-29T19:32:00Z">
                              <w:rPr>
                                <w:rFonts w:hint="eastAsia"/>
                              </w:rPr>
                            </w:rPrChange>
                          </w:rPr>
                          <w:t>读</w:t>
                        </w:r>
                        <w:r w:rsidRPr="00645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61" w:author="龚奇" w:date="2015-11-29T19:32:00Z">
                              <w:rPr/>
                            </w:rPrChange>
                          </w:rPr>
                          <w:t>采集结果，处理，上传</w:t>
                        </w:r>
                      </w:p>
                    </w:txbxContent>
                  </v:textbox>
                </v:rect>
              </w:pict>
            </mc:Fallback>
          </mc:AlternateContent>
        </w:r>
      </w:ins>
    </w:p>
    <w:p w:rsidR="00EB4252" w:rsidRDefault="00EB4252" w:rsidP="00875000">
      <w:pPr>
        <w:rPr>
          <w:ins w:id="162" w:author="龚奇" w:date="2015-11-29T19:19:00Z"/>
        </w:rPr>
      </w:pPr>
    </w:p>
    <w:p w:rsidR="00EB4252" w:rsidRDefault="00EB4252" w:rsidP="00875000">
      <w:pPr>
        <w:rPr>
          <w:ins w:id="163" w:author="龚奇" w:date="2015-11-29T19:19:00Z"/>
        </w:rPr>
      </w:pPr>
    </w:p>
    <w:p w:rsidR="00EB4252" w:rsidRDefault="000401EC" w:rsidP="00875000">
      <w:pPr>
        <w:rPr>
          <w:ins w:id="164" w:author="龚奇" w:date="2015-11-29T19:19:00Z"/>
        </w:rPr>
      </w:pPr>
      <w:ins w:id="165" w:author="龚奇" w:date="2015-11-29T19:46:00Z">
        <w:r>
          <w:rPr>
            <w:rFonts w:hint="eastAsia"/>
          </w:rPr>
          <w:t>CC2541</w:t>
        </w:r>
      </w:ins>
      <w:ins w:id="166" w:author="龚奇" w:date="2015-11-29T19:47:00Z">
        <w:r>
          <w:rPr>
            <w:rFonts w:hint="eastAsia"/>
          </w:rPr>
          <w:t>从机</w:t>
        </w:r>
      </w:ins>
      <w:ins w:id="167" w:author="龚奇" w:date="2015-11-29T19:46:00Z">
        <w:r>
          <w:rPr>
            <w:rFonts w:hint="eastAsia"/>
          </w:rPr>
          <w:t>工作</w:t>
        </w:r>
        <w:r>
          <w:t>模式</w:t>
        </w:r>
      </w:ins>
    </w:p>
    <w:p w:rsidR="000401EC" w:rsidRDefault="000401EC" w:rsidP="000401EC">
      <w:pPr>
        <w:rPr>
          <w:ins w:id="168" w:author="龚奇" w:date="2015-11-29T19:46:00Z"/>
        </w:rPr>
      </w:pPr>
      <w:ins w:id="169" w:author="龚奇" w:date="2015-11-29T19:46:00Z">
        <w:r>
          <w:rPr>
            <w:noProof/>
          </w:rPr>
          <w:lastRenderedPageBreak/>
          <mc:AlternateContent>
            <mc:Choice Requires="wps">
              <w:drawing>
                <wp:anchor distT="45720" distB="45720" distL="114300" distR="114300" simplePos="0" relativeHeight="251684864" behindDoc="0" locked="0" layoutInCell="1" allowOverlap="1" wp14:anchorId="5EFB34CB" wp14:editId="662527C9">
                  <wp:simplePos x="0" y="0"/>
                  <wp:positionH relativeFrom="column">
                    <wp:posOffset>2132330</wp:posOffset>
                  </wp:positionH>
                  <wp:positionV relativeFrom="paragraph">
                    <wp:posOffset>144145</wp:posOffset>
                  </wp:positionV>
                  <wp:extent cx="3625215" cy="1404620"/>
                  <wp:effectExtent l="0" t="0" r="13335" b="2159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solidFill>
                              <a:srgbClr val="000000"/>
                            </a:solidFill>
                            <a:miter lim="800000"/>
                            <a:headEnd/>
                            <a:tailEnd/>
                          </a:ln>
                        </wps:spPr>
                        <wps:txbx>
                          <w:txbxContent>
                            <w:p w:rsidR="00DA38CF" w:rsidRDefault="00DA38CF" w:rsidP="000401EC">
                              <w:r w:rsidRPr="004C4A42">
                                <w:rPr>
                                  <w:rFonts w:hint="eastAsia"/>
                                  <w:b/>
                                </w:rPr>
                                <w:t>注释</w:t>
                              </w:r>
                              <w:r>
                                <w:t>：</w:t>
                              </w:r>
                              <w:r>
                                <w:rPr>
                                  <w:rFonts w:hint="eastAsia"/>
                                </w:rPr>
                                <w:t>系统上电</w:t>
                              </w:r>
                              <w:r>
                                <w:t>后，CC2541</w:t>
                              </w:r>
                              <w:r>
                                <w:rPr>
                                  <w:rFonts w:hint="eastAsia"/>
                                </w:rPr>
                                <w:t>先</w:t>
                              </w:r>
                              <w:r>
                                <w:t>初始化硬件，</w:t>
                              </w:r>
                              <w:r>
                                <w:rPr>
                                  <w:rFonts w:hint="eastAsia"/>
                                </w:rPr>
                                <w:t>如</w:t>
                              </w:r>
                              <w:r>
                                <w:t>串口</w:t>
                              </w:r>
                              <w:r>
                                <w:rPr>
                                  <w:rFonts w:hint="eastAsia"/>
                                </w:rPr>
                                <w:t>，</w:t>
                              </w:r>
                              <w:r>
                                <w:t>时钟</w:t>
                              </w:r>
                              <w:r>
                                <w:rPr>
                                  <w:rFonts w:hint="eastAsia"/>
                                </w:rPr>
                                <w:t>，</w:t>
                              </w:r>
                              <w:r>
                                <w:t>开启中断等等</w:t>
                              </w:r>
                              <w:r>
                                <w:rPr>
                                  <w:rFonts w:hint="eastAsia"/>
                                </w:rPr>
                                <w:t>，</w:t>
                              </w:r>
                              <w:r>
                                <w:t>然后初始化</w:t>
                              </w:r>
                              <w:proofErr w:type="gramStart"/>
                              <w:r>
                                <w:t>蓝牙协议栈</w:t>
                              </w:r>
                              <w:proofErr w:type="gramEnd"/>
                              <w:r>
                                <w:t>。</w:t>
                              </w:r>
                              <w:r>
                                <w:rPr>
                                  <w:rFonts w:hint="eastAsia"/>
                                </w:rPr>
                                <w:t>初始化</w:t>
                              </w:r>
                              <w:r>
                                <w:t>完成后，</w:t>
                              </w:r>
                              <w:r>
                                <w:rPr>
                                  <w:rFonts w:hint="eastAsia"/>
                                </w:rPr>
                                <w:t>根据选定</w:t>
                              </w:r>
                              <w:r>
                                <w:t>的工作模式（</w:t>
                              </w:r>
                              <w:r>
                                <w:rPr>
                                  <w:rFonts w:hint="eastAsia"/>
                                </w:rPr>
                                <w:t>注意</w:t>
                              </w:r>
                              <w:r>
                                <w:t>，工</w:t>
                              </w:r>
                              <w:r w:rsidRPr="00DA38CF">
                                <w:rPr>
                                  <w:b/>
                                  <w:color w:val="FF0000"/>
                                  <w:rPrChange w:id="170" w:author="Administrator" w:date="2015-12-01T14:54:00Z">
                                    <w:rPr/>
                                  </w:rPrChange>
                                </w:rPr>
                                <w:t>作模式</w:t>
                              </w:r>
                              <w:r w:rsidRPr="00DA38CF">
                                <w:rPr>
                                  <w:rFonts w:hint="eastAsia"/>
                                  <w:b/>
                                  <w:color w:val="FF0000"/>
                                  <w:rPrChange w:id="171" w:author="Administrator" w:date="2015-12-01T14:54:00Z">
                                    <w:rPr>
                                      <w:rFonts w:hint="eastAsia"/>
                                    </w:rPr>
                                  </w:rPrChange>
                                </w:rPr>
                                <w:t>即</w:t>
                              </w:r>
                              <w:r w:rsidRPr="00DA38CF">
                                <w:rPr>
                                  <w:b/>
                                  <w:color w:val="FF0000"/>
                                  <w:rPrChange w:id="172" w:author="Administrator" w:date="2015-12-01T14:54:00Z">
                                    <w:rPr/>
                                  </w:rPrChange>
                                </w:rPr>
                                <w:t>广播模式和查询模式的选择是手动选择，</w:t>
                              </w:r>
                              <w:r w:rsidRPr="00DA38CF">
                                <w:rPr>
                                  <w:rFonts w:hint="eastAsia"/>
                                  <w:b/>
                                  <w:color w:val="FF0000"/>
                                  <w:rPrChange w:id="173" w:author="Administrator" w:date="2015-12-01T14:54:00Z">
                                    <w:rPr>
                                      <w:rFonts w:hint="eastAsia"/>
                                    </w:rPr>
                                  </w:rPrChange>
                                </w:rPr>
                                <w:t>在</w:t>
                              </w:r>
                              <w:r w:rsidRPr="00DA38CF">
                                <w:rPr>
                                  <w:b/>
                                  <w:color w:val="FF0000"/>
                                  <w:rPrChange w:id="174" w:author="Administrator" w:date="2015-12-01T14:54:00Z">
                                    <w:rPr/>
                                  </w:rPrChange>
                                </w:rPr>
                                <w:t>程序进行编译时只编译一个模式的代码）</w:t>
                              </w:r>
                              <w:r>
                                <w:rPr>
                                  <w:rFonts w:hint="eastAsia"/>
                                </w:rPr>
                                <w:t>。如果是</w:t>
                              </w:r>
                              <w:r w:rsidRPr="00DA38CF">
                                <w:rPr>
                                  <w:b/>
                                  <w:color w:val="FF0000"/>
                                  <w:rPrChange w:id="175" w:author="Administrator" w:date="2015-12-01T14:55:00Z">
                                    <w:rPr/>
                                  </w:rPrChange>
                                </w:rPr>
                                <w:t>广播模式，CC2541</w:t>
                              </w:r>
                              <w:r w:rsidRPr="00DA38CF">
                                <w:rPr>
                                  <w:rFonts w:hint="eastAsia"/>
                                  <w:b/>
                                  <w:color w:val="FF0000"/>
                                  <w:rPrChange w:id="176" w:author="Administrator" w:date="2015-12-01T14:55:00Z">
                                    <w:rPr>
                                      <w:rFonts w:hint="eastAsia"/>
                                    </w:rPr>
                                  </w:rPrChange>
                                </w:rPr>
                                <w:t>先</w:t>
                              </w:r>
                              <w:r w:rsidRPr="00DA38CF">
                                <w:rPr>
                                  <w:b/>
                                  <w:color w:val="FF0000"/>
                                  <w:rPrChange w:id="177" w:author="Administrator" w:date="2015-12-01T14:55:00Z">
                                    <w:rPr/>
                                  </w:rPrChange>
                                </w:rPr>
                                <w:t>开始进行广播</w:t>
                              </w:r>
                              <w:r w:rsidRPr="00DA38CF">
                                <w:rPr>
                                  <w:rFonts w:hint="eastAsia"/>
                                  <w:b/>
                                  <w:color w:val="FF0000"/>
                                  <w:rPrChange w:id="178" w:author="Administrator" w:date="2015-12-01T14:55:00Z">
                                    <w:rPr>
                                      <w:rFonts w:hint="eastAsia"/>
                                    </w:rPr>
                                  </w:rPrChange>
                                </w:rPr>
                                <w:t>，</w:t>
                              </w:r>
                              <w:r w:rsidRPr="00DA38CF">
                                <w:rPr>
                                  <w:b/>
                                  <w:color w:val="FF0000"/>
                                  <w:rPrChange w:id="179" w:author="Administrator" w:date="2015-12-01T14:55:00Z">
                                    <w:rPr/>
                                  </w:rPrChange>
                                </w:rPr>
                                <w:t>广播数据包括</w:t>
                              </w:r>
                              <w:r w:rsidRPr="00DA38CF">
                                <w:rPr>
                                  <w:rFonts w:hint="eastAsia"/>
                                  <w:b/>
                                  <w:color w:val="FF0000"/>
                                  <w:rPrChange w:id="180" w:author="Administrator" w:date="2015-12-01T14:55:00Z">
                                    <w:rPr>
                                      <w:rFonts w:hint="eastAsia"/>
                                    </w:rPr>
                                  </w:rPrChange>
                                </w:rPr>
                                <w:t>自身</w:t>
                              </w:r>
                              <w:r w:rsidRPr="00DA38CF">
                                <w:rPr>
                                  <w:b/>
                                  <w:color w:val="FF0000"/>
                                  <w:rPrChange w:id="181" w:author="Administrator" w:date="2015-12-01T14:55:00Z">
                                    <w:rPr/>
                                  </w:rPrChange>
                                </w:rPr>
                                <w:t>mac地址，服务的</w:t>
                              </w:r>
                              <w:r w:rsidRPr="00DA38CF">
                                <w:rPr>
                                  <w:rFonts w:hint="eastAsia"/>
                                  <w:b/>
                                  <w:color w:val="FF0000"/>
                                  <w:rPrChange w:id="182" w:author="Administrator" w:date="2015-12-01T14:55:00Z">
                                    <w:rPr>
                                      <w:rFonts w:hint="eastAsia"/>
                                    </w:rPr>
                                  </w:rPrChange>
                                </w:rPr>
                                <w:t>UUID等</w:t>
                              </w:r>
                              <w:r w:rsidRPr="00DA38CF">
                                <w:rPr>
                                  <w:b/>
                                  <w:color w:val="FF0000"/>
                                  <w:rPrChange w:id="183" w:author="Administrator" w:date="2015-12-01T14:55:00Z">
                                    <w:rPr/>
                                  </w:rPrChange>
                                </w:rPr>
                                <w:t>信息，等待</w:t>
                              </w:r>
                              <w:r w:rsidRPr="00DA38CF">
                                <w:rPr>
                                  <w:rFonts w:hint="eastAsia"/>
                                  <w:b/>
                                  <w:color w:val="FF0000"/>
                                  <w:rPrChange w:id="184" w:author="Administrator" w:date="2015-12-01T14:55:00Z">
                                    <w:rPr>
                                      <w:rFonts w:hint="eastAsia"/>
                                    </w:rPr>
                                  </w:rPrChange>
                                </w:rPr>
                                <w:t>主机</w:t>
                              </w:r>
                              <w:r w:rsidRPr="00DA38CF">
                                <w:rPr>
                                  <w:b/>
                                  <w:color w:val="FF0000"/>
                                  <w:rPrChange w:id="185" w:author="Administrator" w:date="2015-12-01T14:55:00Z">
                                    <w:rPr/>
                                  </w:rPrChange>
                                </w:rPr>
                                <w:t>发送扫描请求</w:t>
                              </w:r>
                              <w:r w:rsidRPr="00DA38CF">
                                <w:rPr>
                                  <w:rFonts w:hint="eastAsia"/>
                                  <w:b/>
                                  <w:color w:val="FF0000"/>
                                  <w:rPrChange w:id="186" w:author="Administrator" w:date="2015-12-01T14:55:00Z">
                                    <w:rPr>
                                      <w:rFonts w:hint="eastAsia"/>
                                    </w:rPr>
                                  </w:rPrChange>
                                </w:rPr>
                                <w:t>，</w:t>
                              </w:r>
                              <w:r w:rsidRPr="00DA38CF">
                                <w:rPr>
                                  <w:b/>
                                  <w:color w:val="FF0000"/>
                                  <w:rPrChange w:id="187" w:author="Administrator" w:date="2015-12-01T14:55:00Z">
                                    <w:rPr/>
                                  </w:rPrChange>
                                </w:rPr>
                                <w:t>并且回应</w:t>
                              </w:r>
                              <w:r>
                                <w:t>。</w:t>
                              </w:r>
                              <w:r>
                                <w:rPr>
                                  <w:rFonts w:hint="eastAsia"/>
                                </w:rPr>
                                <w:t>建立</w:t>
                              </w:r>
                              <w:r>
                                <w:t>连接后，从机</w:t>
                              </w:r>
                              <w:r>
                                <w:rPr>
                                  <w:rFonts w:hint="eastAsia"/>
                                </w:rPr>
                                <w:t>等待</w:t>
                              </w:r>
                              <w:r>
                                <w:t>主机发送</w:t>
                              </w:r>
                              <w:r>
                                <w:rPr>
                                  <w:rFonts w:hint="eastAsia"/>
                                </w:rPr>
                                <w:t>第一个</w:t>
                              </w:r>
                              <w:r>
                                <w:t>数据包</w:t>
                              </w:r>
                              <w:r>
                                <w:rPr>
                                  <w:rFonts w:hint="eastAsia"/>
                                </w:rPr>
                                <w:t>，</w:t>
                              </w:r>
                              <w:r w:rsidRPr="00E145C3">
                                <w:rPr>
                                  <w:b/>
                                  <w:color w:val="FF0000"/>
                                </w:rPr>
                                <w:t>这个数据包用来设置从机</w:t>
                              </w:r>
                              <w:r w:rsidRPr="00E145C3">
                                <w:rPr>
                                  <w:rFonts w:hint="eastAsia"/>
                                  <w:b/>
                                  <w:color w:val="FF0000"/>
                                </w:rPr>
                                <w:t>，</w:t>
                              </w:r>
                              <w:r w:rsidRPr="00E145C3">
                                <w:rPr>
                                  <w:b/>
                                  <w:color w:val="FF0000"/>
                                </w:rPr>
                                <w:t>内容包括广播间隔，广播时间，设备</w:t>
                              </w:r>
                              <w:r w:rsidRPr="00E145C3">
                                <w:rPr>
                                  <w:rFonts w:hint="eastAsia"/>
                                  <w:b/>
                                  <w:color w:val="FF0000"/>
                                </w:rPr>
                                <w:t>名称</w:t>
                              </w:r>
                              <w:ins w:id="188" w:author="Administrator" w:date="2015-12-01T15:01:00Z">
                                <w:r w:rsidR="00E145C3">
                                  <w:rPr>
                                    <w:rFonts w:hint="eastAsia"/>
                                    <w:b/>
                                    <w:color w:val="FF0000"/>
                                  </w:rPr>
                                  <w:t>（</w:t>
                                </w:r>
                              </w:ins>
                              <w:ins w:id="189" w:author="Administrator" w:date="2015-12-01T14:57:00Z">
                                <w:r w:rsidR="00E145C3">
                                  <w:rPr>
                                    <w:rFonts w:hint="eastAsia"/>
                                    <w:b/>
                                    <w:color w:val="FF0000"/>
                                  </w:rPr>
                                  <w:t>？？？</w:t>
                                </w:r>
                              </w:ins>
                              <w:ins w:id="190" w:author="Administrator" w:date="2015-12-01T14:58:00Z">
                                <w:r w:rsidR="00E145C3">
                                  <w:rPr>
                                    <w:rFonts w:hint="eastAsia"/>
                                    <w:b/>
                                    <w:color w:val="FF0000"/>
                                  </w:rPr>
                                  <w:t>这条是否要加</w:t>
                                </w:r>
                                <w:proofErr w:type="gramStart"/>
                                <w:r w:rsidR="00E145C3">
                                  <w:rPr>
                                    <w:rFonts w:hint="eastAsia"/>
                                    <w:b/>
                                    <w:color w:val="FF0000"/>
                                  </w:rPr>
                                  <w:t>条协议</w:t>
                                </w:r>
                                <w:proofErr w:type="gramEnd"/>
                                <w:r w:rsidR="00E145C3">
                                  <w:rPr>
                                    <w:rFonts w:hint="eastAsia"/>
                                    <w:b/>
                                    <w:color w:val="FF0000"/>
                                  </w:rPr>
                                  <w:t>呢？</w:t>
                                </w:r>
                              </w:ins>
                              <w:ins w:id="191" w:author="Administrator" w:date="2015-12-01T15:01:00Z">
                                <w:r w:rsidR="00E145C3">
                                  <w:rPr>
                                    <w:rFonts w:hint="eastAsia"/>
                                    <w:b/>
                                    <w:color w:val="FF0000"/>
                                  </w:rPr>
                                  <w:t>这个等还要有什么？）</w:t>
                                </w:r>
                              </w:ins>
                              <w:r>
                                <w:t>等。然后</w:t>
                              </w:r>
                              <w:r>
                                <w:rPr>
                                  <w:rFonts w:hint="eastAsia"/>
                                </w:rPr>
                                <w:t>从机</w:t>
                              </w:r>
                              <w:r w:rsidRPr="00E145C3">
                                <w:rPr>
                                  <w:rFonts w:hint="eastAsia"/>
                                  <w:b/>
                                  <w:color w:val="FF0000"/>
                                  <w:rPrChange w:id="192" w:author="Administrator" w:date="2015-12-01T14:58:00Z">
                                    <w:rPr>
                                      <w:rFonts w:hint="eastAsia"/>
                                    </w:rPr>
                                  </w:rPrChange>
                                </w:rPr>
                                <w:t>断开</w:t>
                              </w:r>
                              <w:r w:rsidRPr="00E145C3">
                                <w:rPr>
                                  <w:b/>
                                  <w:color w:val="FF0000"/>
                                  <w:rPrChange w:id="193" w:author="Administrator" w:date="2015-12-01T14:58:00Z">
                                    <w:rPr/>
                                  </w:rPrChange>
                                </w:rPr>
                                <w:t>连接，</w:t>
                              </w:r>
                              <w:r w:rsidRPr="00E145C3">
                                <w:rPr>
                                  <w:rFonts w:hint="eastAsia"/>
                                  <w:b/>
                                  <w:color w:val="FF0000"/>
                                  <w:rPrChange w:id="194" w:author="Administrator" w:date="2015-12-01T14:58:00Z">
                                    <w:rPr>
                                      <w:rFonts w:hint="eastAsia"/>
                                    </w:rPr>
                                  </w:rPrChange>
                                </w:rPr>
                                <w:t>根据</w:t>
                              </w:r>
                              <w:r w:rsidRPr="00E145C3">
                                <w:rPr>
                                  <w:b/>
                                  <w:color w:val="FF0000"/>
                                  <w:rPrChange w:id="195" w:author="Administrator" w:date="2015-12-01T14:58:00Z">
                                    <w:rPr/>
                                  </w:rPrChange>
                                </w:rPr>
                                <w:t>设置来</w:t>
                              </w:r>
                              <w:r w:rsidRPr="00E145C3">
                                <w:rPr>
                                  <w:rFonts w:hint="eastAsia"/>
                                  <w:b/>
                                  <w:color w:val="FF0000"/>
                                  <w:rPrChange w:id="196" w:author="Administrator" w:date="2015-12-01T14:58:00Z">
                                    <w:rPr>
                                      <w:rFonts w:hint="eastAsia"/>
                                    </w:rPr>
                                  </w:rPrChange>
                                </w:rPr>
                                <w:t>广播</w:t>
                              </w:r>
                              <w:r w:rsidRPr="00E145C3">
                                <w:rPr>
                                  <w:b/>
                                  <w:color w:val="FF0000"/>
                                  <w:rPrChange w:id="197" w:author="Administrator" w:date="2015-12-01T14:58:00Z">
                                    <w:rPr/>
                                  </w:rPrChange>
                                </w:rPr>
                                <w:t>带有心率数据的数据包</w:t>
                              </w:r>
                              <w:ins w:id="198" w:author="Administrator" w:date="2015-12-01T14:58:00Z">
                                <w:r w:rsidR="00E145C3">
                                  <w:rPr>
                                    <w:rFonts w:hint="eastAsia"/>
                                  </w:rPr>
                                  <w:t>（这个</w:t>
                                </w:r>
                                <w:proofErr w:type="gramStart"/>
                                <w:r w:rsidR="00E145C3">
                                  <w:rPr>
                                    <w:rFonts w:hint="eastAsia"/>
                                  </w:rPr>
                                  <w:t>方法靠谱吗</w:t>
                                </w:r>
                              </w:ins>
                              <w:proofErr w:type="gramEnd"/>
                              <w:ins w:id="199" w:author="Administrator" w:date="2015-12-01T14:59:00Z">
                                <w:r w:rsidR="00E145C3">
                                  <w:rPr>
                                    <w:rFonts w:hint="eastAsia"/>
                                  </w:rPr>
                                  <w:t>？？是否在医院demo中实现？</w:t>
                                </w:r>
                              </w:ins>
                              <w:ins w:id="200" w:author="Administrator" w:date="2015-12-01T14:58:00Z">
                                <w:r w:rsidR="00E145C3">
                                  <w:rPr>
                                    <w:rFonts w:hint="eastAsia"/>
                                  </w:rPr>
                                  <w:t>）</w:t>
                                </w:r>
                              </w:ins>
                              <w:r>
                                <w:rPr>
                                  <w:rFonts w:hint="eastAsia"/>
                                </w:rPr>
                                <w:t>；</w:t>
                              </w:r>
                              <w:r>
                                <w:t>如果是</w:t>
                              </w:r>
                              <w:r w:rsidRPr="00E145C3">
                                <w:rPr>
                                  <w:b/>
                                  <w:color w:val="FF0000"/>
                                  <w:rPrChange w:id="201" w:author="Administrator" w:date="2015-12-01T15:00:00Z">
                                    <w:rPr/>
                                  </w:rPrChange>
                                </w:rPr>
                                <w:t>查询模式，</w:t>
                              </w:r>
                              <w:r w:rsidRPr="00E145C3">
                                <w:rPr>
                                  <w:rFonts w:hint="eastAsia"/>
                                  <w:b/>
                                  <w:color w:val="FF0000"/>
                                  <w:rPrChange w:id="202" w:author="Administrator" w:date="2015-12-01T15:00:00Z">
                                    <w:rPr>
                                      <w:rFonts w:hint="eastAsia"/>
                                    </w:rPr>
                                  </w:rPrChange>
                                </w:rPr>
                                <w:t>从机</w:t>
                              </w:r>
                              <w:r w:rsidRPr="00E145C3">
                                <w:rPr>
                                  <w:b/>
                                  <w:color w:val="FF0000"/>
                                  <w:rPrChange w:id="203" w:author="Administrator" w:date="2015-12-01T15:00:00Z">
                                    <w:rPr/>
                                  </w:rPrChange>
                                </w:rPr>
                                <w:t>和主机建立连接后不会断开连接。从机</w:t>
                              </w:r>
                              <w:r w:rsidRPr="00E145C3">
                                <w:rPr>
                                  <w:rFonts w:hint="eastAsia"/>
                                  <w:b/>
                                  <w:color w:val="FF0000"/>
                                  <w:rPrChange w:id="204" w:author="Administrator" w:date="2015-12-01T15:00:00Z">
                                    <w:rPr>
                                      <w:rFonts w:hint="eastAsia"/>
                                    </w:rPr>
                                  </w:rPrChange>
                                </w:rPr>
                                <w:t>会</w:t>
                              </w:r>
                              <w:r w:rsidRPr="00E145C3">
                                <w:rPr>
                                  <w:b/>
                                  <w:color w:val="FF0000"/>
                                  <w:rPrChange w:id="205" w:author="Administrator" w:date="2015-12-01T15:00:00Z">
                                    <w:rPr/>
                                  </w:rPrChange>
                                </w:rPr>
                                <w:t>一直等待主机发送数据请求</w:t>
                              </w:r>
                              <w:r>
                                <w:t>，然后才向</w:t>
                              </w:r>
                              <w:r>
                                <w:rPr>
                                  <w:rFonts w:hint="eastAsia"/>
                                </w:rPr>
                                <w:t>STM8L请求</w:t>
                              </w:r>
                              <w:r>
                                <w:t>数据，并且将数据打包发送给主机</w:t>
                              </w:r>
                              <w:ins w:id="206" w:author="Administrator" w:date="2015-12-01T15:00:00Z">
                                <w:r w:rsidR="00E145C3">
                                  <w:rPr>
                                    <w:rFonts w:hint="eastAsia"/>
                                  </w:rPr>
                                  <w:t>(这条协议要制定)</w:t>
                                </w:r>
                              </w:ins>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67.9pt;margin-top:11.35pt;width:285.4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">
                  <v:textbox style="mso-fit-shape-to-text:t">
                    <w:txbxContent>
                      <w:p w:rsidR="00DA38CF" w:rsidRDefault="00DA38CF" w:rsidP="000401EC">
                        <w:r w:rsidRPr="004C4A42">
                          <w:rPr>
                            <w:rFonts w:hint="eastAsia"/>
                            <w:b/>
                          </w:rPr>
                          <w:t>注释</w:t>
                        </w:r>
                        <w:r>
                          <w:t>：</w:t>
                        </w:r>
                        <w:r>
                          <w:rPr>
                            <w:rFonts w:hint="eastAsia"/>
                          </w:rPr>
                          <w:t>系统上电</w:t>
                        </w:r>
                        <w:r>
                          <w:t>后，CC2541</w:t>
                        </w:r>
                        <w:r>
                          <w:rPr>
                            <w:rFonts w:hint="eastAsia"/>
                          </w:rPr>
                          <w:t>先</w:t>
                        </w:r>
                        <w:r>
                          <w:t>初始化硬件，</w:t>
                        </w:r>
                        <w:r>
                          <w:rPr>
                            <w:rFonts w:hint="eastAsia"/>
                          </w:rPr>
                          <w:t>如</w:t>
                        </w:r>
                        <w:r>
                          <w:t>串口</w:t>
                        </w:r>
                        <w:r>
                          <w:rPr>
                            <w:rFonts w:hint="eastAsia"/>
                          </w:rPr>
                          <w:t>，</w:t>
                        </w:r>
                        <w:r>
                          <w:t>时钟</w:t>
                        </w:r>
                        <w:r>
                          <w:rPr>
                            <w:rFonts w:hint="eastAsia"/>
                          </w:rPr>
                          <w:t>，</w:t>
                        </w:r>
                        <w:r>
                          <w:t>开启中断等等</w:t>
                        </w:r>
                        <w:r>
                          <w:rPr>
                            <w:rFonts w:hint="eastAsia"/>
                          </w:rPr>
                          <w:t>，</w:t>
                        </w:r>
                        <w:r>
                          <w:t>然后初始化</w:t>
                        </w:r>
                        <w:proofErr w:type="gramStart"/>
                        <w:r>
                          <w:t>蓝牙协议栈</w:t>
                        </w:r>
                        <w:proofErr w:type="gramEnd"/>
                        <w:r>
                          <w:t>。</w:t>
                        </w:r>
                        <w:r>
                          <w:rPr>
                            <w:rFonts w:hint="eastAsia"/>
                          </w:rPr>
                          <w:t>初始化</w:t>
                        </w:r>
                        <w:r>
                          <w:t>完成后，</w:t>
                        </w:r>
                        <w:r>
                          <w:rPr>
                            <w:rFonts w:hint="eastAsia"/>
                          </w:rPr>
                          <w:t>根据选定</w:t>
                        </w:r>
                        <w:r>
                          <w:t>的工作模式（</w:t>
                        </w:r>
                        <w:r>
                          <w:rPr>
                            <w:rFonts w:hint="eastAsia"/>
                          </w:rPr>
                          <w:t>注意</w:t>
                        </w:r>
                        <w:r>
                          <w:t>，工</w:t>
                        </w:r>
                        <w:r w:rsidRPr="00DA38CF">
                          <w:rPr>
                            <w:b/>
                            <w:color w:val="FF0000"/>
                            <w:rPrChange w:id="207" w:author="Administrator" w:date="2015-12-01T14:54:00Z">
                              <w:rPr/>
                            </w:rPrChange>
                          </w:rPr>
                          <w:t>作模式</w:t>
                        </w:r>
                        <w:r w:rsidRPr="00DA38CF">
                          <w:rPr>
                            <w:rFonts w:hint="eastAsia"/>
                            <w:b/>
                            <w:color w:val="FF0000"/>
                            <w:rPrChange w:id="208" w:author="Administrator" w:date="2015-12-01T14:54:00Z">
                              <w:rPr>
                                <w:rFonts w:hint="eastAsia"/>
                              </w:rPr>
                            </w:rPrChange>
                          </w:rPr>
                          <w:t>即</w:t>
                        </w:r>
                        <w:r w:rsidRPr="00DA38CF">
                          <w:rPr>
                            <w:b/>
                            <w:color w:val="FF0000"/>
                            <w:rPrChange w:id="209" w:author="Administrator" w:date="2015-12-01T14:54:00Z">
                              <w:rPr/>
                            </w:rPrChange>
                          </w:rPr>
                          <w:t>广播模式和查询模式的选择是手动选择，</w:t>
                        </w:r>
                        <w:r w:rsidRPr="00DA38CF">
                          <w:rPr>
                            <w:rFonts w:hint="eastAsia"/>
                            <w:b/>
                            <w:color w:val="FF0000"/>
                            <w:rPrChange w:id="210" w:author="Administrator" w:date="2015-12-01T14:54:00Z">
                              <w:rPr>
                                <w:rFonts w:hint="eastAsia"/>
                              </w:rPr>
                            </w:rPrChange>
                          </w:rPr>
                          <w:t>在</w:t>
                        </w:r>
                        <w:r w:rsidRPr="00DA38CF">
                          <w:rPr>
                            <w:b/>
                            <w:color w:val="FF0000"/>
                            <w:rPrChange w:id="211" w:author="Administrator" w:date="2015-12-01T14:54:00Z">
                              <w:rPr/>
                            </w:rPrChange>
                          </w:rPr>
                          <w:t>程序进行编译时只编译一个模式的代码）</w:t>
                        </w:r>
                        <w:r>
                          <w:rPr>
                            <w:rFonts w:hint="eastAsia"/>
                          </w:rPr>
                          <w:t>。如果是</w:t>
                        </w:r>
                        <w:r w:rsidRPr="00DA38CF">
                          <w:rPr>
                            <w:b/>
                            <w:color w:val="FF0000"/>
                            <w:rPrChange w:id="212" w:author="Administrator" w:date="2015-12-01T14:55:00Z">
                              <w:rPr/>
                            </w:rPrChange>
                          </w:rPr>
                          <w:t>广播模式，CC2541</w:t>
                        </w:r>
                        <w:r w:rsidRPr="00DA38CF">
                          <w:rPr>
                            <w:rFonts w:hint="eastAsia"/>
                            <w:b/>
                            <w:color w:val="FF0000"/>
                            <w:rPrChange w:id="213" w:author="Administrator" w:date="2015-12-01T14:55:00Z">
                              <w:rPr>
                                <w:rFonts w:hint="eastAsia"/>
                              </w:rPr>
                            </w:rPrChange>
                          </w:rPr>
                          <w:t>先</w:t>
                        </w:r>
                        <w:r w:rsidRPr="00DA38CF">
                          <w:rPr>
                            <w:b/>
                            <w:color w:val="FF0000"/>
                            <w:rPrChange w:id="214" w:author="Administrator" w:date="2015-12-01T14:55:00Z">
                              <w:rPr/>
                            </w:rPrChange>
                          </w:rPr>
                          <w:t>开始进行广播</w:t>
                        </w:r>
                        <w:r w:rsidRPr="00DA38CF">
                          <w:rPr>
                            <w:rFonts w:hint="eastAsia"/>
                            <w:b/>
                            <w:color w:val="FF0000"/>
                            <w:rPrChange w:id="215" w:author="Administrator" w:date="2015-12-01T14:55:00Z">
                              <w:rPr>
                                <w:rFonts w:hint="eastAsia"/>
                              </w:rPr>
                            </w:rPrChange>
                          </w:rPr>
                          <w:t>，</w:t>
                        </w:r>
                        <w:r w:rsidRPr="00DA38CF">
                          <w:rPr>
                            <w:b/>
                            <w:color w:val="FF0000"/>
                            <w:rPrChange w:id="216" w:author="Administrator" w:date="2015-12-01T14:55:00Z">
                              <w:rPr/>
                            </w:rPrChange>
                          </w:rPr>
                          <w:t>广播数据包括</w:t>
                        </w:r>
                        <w:r w:rsidRPr="00DA38CF">
                          <w:rPr>
                            <w:rFonts w:hint="eastAsia"/>
                            <w:b/>
                            <w:color w:val="FF0000"/>
                            <w:rPrChange w:id="217" w:author="Administrator" w:date="2015-12-01T14:55:00Z">
                              <w:rPr>
                                <w:rFonts w:hint="eastAsia"/>
                              </w:rPr>
                            </w:rPrChange>
                          </w:rPr>
                          <w:t>自身</w:t>
                        </w:r>
                        <w:r w:rsidRPr="00DA38CF">
                          <w:rPr>
                            <w:b/>
                            <w:color w:val="FF0000"/>
                            <w:rPrChange w:id="218" w:author="Administrator" w:date="2015-12-01T14:55:00Z">
                              <w:rPr/>
                            </w:rPrChange>
                          </w:rPr>
                          <w:t>mac地址，服务的</w:t>
                        </w:r>
                        <w:r w:rsidRPr="00DA38CF">
                          <w:rPr>
                            <w:rFonts w:hint="eastAsia"/>
                            <w:b/>
                            <w:color w:val="FF0000"/>
                            <w:rPrChange w:id="219" w:author="Administrator" w:date="2015-12-01T14:55:00Z">
                              <w:rPr>
                                <w:rFonts w:hint="eastAsia"/>
                              </w:rPr>
                            </w:rPrChange>
                          </w:rPr>
                          <w:t>UUID等</w:t>
                        </w:r>
                        <w:r w:rsidRPr="00DA38CF">
                          <w:rPr>
                            <w:b/>
                            <w:color w:val="FF0000"/>
                            <w:rPrChange w:id="220" w:author="Administrator" w:date="2015-12-01T14:55:00Z">
                              <w:rPr/>
                            </w:rPrChange>
                          </w:rPr>
                          <w:t>信息，等待</w:t>
                        </w:r>
                        <w:r w:rsidRPr="00DA38CF">
                          <w:rPr>
                            <w:rFonts w:hint="eastAsia"/>
                            <w:b/>
                            <w:color w:val="FF0000"/>
                            <w:rPrChange w:id="221" w:author="Administrator" w:date="2015-12-01T14:55:00Z">
                              <w:rPr>
                                <w:rFonts w:hint="eastAsia"/>
                              </w:rPr>
                            </w:rPrChange>
                          </w:rPr>
                          <w:t>主机</w:t>
                        </w:r>
                        <w:r w:rsidRPr="00DA38CF">
                          <w:rPr>
                            <w:b/>
                            <w:color w:val="FF0000"/>
                            <w:rPrChange w:id="222" w:author="Administrator" w:date="2015-12-01T14:55:00Z">
                              <w:rPr/>
                            </w:rPrChange>
                          </w:rPr>
                          <w:t>发送扫描请求</w:t>
                        </w:r>
                        <w:r w:rsidRPr="00DA38CF">
                          <w:rPr>
                            <w:rFonts w:hint="eastAsia"/>
                            <w:b/>
                            <w:color w:val="FF0000"/>
                            <w:rPrChange w:id="223" w:author="Administrator" w:date="2015-12-01T14:55:00Z">
                              <w:rPr>
                                <w:rFonts w:hint="eastAsia"/>
                              </w:rPr>
                            </w:rPrChange>
                          </w:rPr>
                          <w:t>，</w:t>
                        </w:r>
                        <w:r w:rsidRPr="00DA38CF">
                          <w:rPr>
                            <w:b/>
                            <w:color w:val="FF0000"/>
                            <w:rPrChange w:id="224" w:author="Administrator" w:date="2015-12-01T14:55:00Z">
                              <w:rPr/>
                            </w:rPrChange>
                          </w:rPr>
                          <w:t>并且回应</w:t>
                        </w:r>
                        <w:r>
                          <w:t>。</w:t>
                        </w:r>
                        <w:r>
                          <w:rPr>
                            <w:rFonts w:hint="eastAsia"/>
                          </w:rPr>
                          <w:t>建立</w:t>
                        </w:r>
                        <w:r>
                          <w:t>连接后，从机</w:t>
                        </w:r>
                        <w:r>
                          <w:rPr>
                            <w:rFonts w:hint="eastAsia"/>
                          </w:rPr>
                          <w:t>等待</w:t>
                        </w:r>
                        <w:r>
                          <w:t>主机发送</w:t>
                        </w:r>
                        <w:r>
                          <w:rPr>
                            <w:rFonts w:hint="eastAsia"/>
                          </w:rPr>
                          <w:t>第一个</w:t>
                        </w:r>
                        <w:r>
                          <w:t>数据包</w:t>
                        </w:r>
                        <w:r>
                          <w:rPr>
                            <w:rFonts w:hint="eastAsia"/>
                          </w:rPr>
                          <w:t>，</w:t>
                        </w:r>
                        <w:r w:rsidRPr="00E145C3">
                          <w:rPr>
                            <w:b/>
                            <w:color w:val="FF0000"/>
                          </w:rPr>
                          <w:t>这个数据包用来设置从机</w:t>
                        </w:r>
                        <w:r w:rsidRPr="00E145C3">
                          <w:rPr>
                            <w:rFonts w:hint="eastAsia"/>
                            <w:b/>
                            <w:color w:val="FF0000"/>
                          </w:rPr>
                          <w:t>，</w:t>
                        </w:r>
                        <w:r w:rsidRPr="00E145C3">
                          <w:rPr>
                            <w:b/>
                            <w:color w:val="FF0000"/>
                          </w:rPr>
                          <w:t>内容包括广播间隔，广播时间，设备</w:t>
                        </w:r>
                        <w:r w:rsidRPr="00E145C3">
                          <w:rPr>
                            <w:rFonts w:hint="eastAsia"/>
                            <w:b/>
                            <w:color w:val="FF0000"/>
                          </w:rPr>
                          <w:t>名称</w:t>
                        </w:r>
                        <w:ins w:id="225" w:author="Administrator" w:date="2015-12-01T15:01:00Z">
                          <w:r w:rsidR="00E145C3">
                            <w:rPr>
                              <w:rFonts w:hint="eastAsia"/>
                              <w:b/>
                              <w:color w:val="FF0000"/>
                            </w:rPr>
                            <w:t>（</w:t>
                          </w:r>
                        </w:ins>
                        <w:ins w:id="226" w:author="Administrator" w:date="2015-12-01T14:57:00Z">
                          <w:r w:rsidR="00E145C3">
                            <w:rPr>
                              <w:rFonts w:hint="eastAsia"/>
                              <w:b/>
                              <w:color w:val="FF0000"/>
                            </w:rPr>
                            <w:t>？？？</w:t>
                          </w:r>
                        </w:ins>
                        <w:ins w:id="227" w:author="Administrator" w:date="2015-12-01T14:58:00Z">
                          <w:r w:rsidR="00E145C3">
                            <w:rPr>
                              <w:rFonts w:hint="eastAsia"/>
                              <w:b/>
                              <w:color w:val="FF0000"/>
                            </w:rPr>
                            <w:t>这条是否要加</w:t>
                          </w:r>
                          <w:proofErr w:type="gramStart"/>
                          <w:r w:rsidR="00E145C3">
                            <w:rPr>
                              <w:rFonts w:hint="eastAsia"/>
                              <w:b/>
                              <w:color w:val="FF0000"/>
                            </w:rPr>
                            <w:t>条协议</w:t>
                          </w:r>
                          <w:proofErr w:type="gramEnd"/>
                          <w:r w:rsidR="00E145C3">
                            <w:rPr>
                              <w:rFonts w:hint="eastAsia"/>
                              <w:b/>
                              <w:color w:val="FF0000"/>
                            </w:rPr>
                            <w:t>呢？</w:t>
                          </w:r>
                        </w:ins>
                        <w:ins w:id="228" w:author="Administrator" w:date="2015-12-01T15:01:00Z">
                          <w:r w:rsidR="00E145C3">
                            <w:rPr>
                              <w:rFonts w:hint="eastAsia"/>
                              <w:b/>
                              <w:color w:val="FF0000"/>
                            </w:rPr>
                            <w:t>这个等还要有什么？）</w:t>
                          </w:r>
                        </w:ins>
                        <w:r>
                          <w:t>等。然后</w:t>
                        </w:r>
                        <w:r>
                          <w:rPr>
                            <w:rFonts w:hint="eastAsia"/>
                          </w:rPr>
                          <w:t>从机</w:t>
                        </w:r>
                        <w:r w:rsidRPr="00E145C3">
                          <w:rPr>
                            <w:rFonts w:hint="eastAsia"/>
                            <w:b/>
                            <w:color w:val="FF0000"/>
                            <w:rPrChange w:id="229" w:author="Administrator" w:date="2015-12-01T14:58:00Z">
                              <w:rPr>
                                <w:rFonts w:hint="eastAsia"/>
                              </w:rPr>
                            </w:rPrChange>
                          </w:rPr>
                          <w:t>断开</w:t>
                        </w:r>
                        <w:r w:rsidRPr="00E145C3">
                          <w:rPr>
                            <w:b/>
                            <w:color w:val="FF0000"/>
                            <w:rPrChange w:id="230" w:author="Administrator" w:date="2015-12-01T14:58:00Z">
                              <w:rPr/>
                            </w:rPrChange>
                          </w:rPr>
                          <w:t>连接，</w:t>
                        </w:r>
                        <w:r w:rsidRPr="00E145C3">
                          <w:rPr>
                            <w:rFonts w:hint="eastAsia"/>
                            <w:b/>
                            <w:color w:val="FF0000"/>
                            <w:rPrChange w:id="231" w:author="Administrator" w:date="2015-12-01T14:58:00Z">
                              <w:rPr>
                                <w:rFonts w:hint="eastAsia"/>
                              </w:rPr>
                            </w:rPrChange>
                          </w:rPr>
                          <w:t>根据</w:t>
                        </w:r>
                        <w:r w:rsidRPr="00E145C3">
                          <w:rPr>
                            <w:b/>
                            <w:color w:val="FF0000"/>
                            <w:rPrChange w:id="232" w:author="Administrator" w:date="2015-12-01T14:58:00Z">
                              <w:rPr/>
                            </w:rPrChange>
                          </w:rPr>
                          <w:t>设置来</w:t>
                        </w:r>
                        <w:r w:rsidRPr="00E145C3">
                          <w:rPr>
                            <w:rFonts w:hint="eastAsia"/>
                            <w:b/>
                            <w:color w:val="FF0000"/>
                            <w:rPrChange w:id="233" w:author="Administrator" w:date="2015-12-01T14:58:00Z">
                              <w:rPr>
                                <w:rFonts w:hint="eastAsia"/>
                              </w:rPr>
                            </w:rPrChange>
                          </w:rPr>
                          <w:t>广播</w:t>
                        </w:r>
                        <w:r w:rsidRPr="00E145C3">
                          <w:rPr>
                            <w:b/>
                            <w:color w:val="FF0000"/>
                            <w:rPrChange w:id="234" w:author="Administrator" w:date="2015-12-01T14:58:00Z">
                              <w:rPr/>
                            </w:rPrChange>
                          </w:rPr>
                          <w:t>带有心率数据的数据包</w:t>
                        </w:r>
                        <w:ins w:id="235" w:author="Administrator" w:date="2015-12-01T14:58:00Z">
                          <w:r w:rsidR="00E145C3">
                            <w:rPr>
                              <w:rFonts w:hint="eastAsia"/>
                            </w:rPr>
                            <w:t>（这个</w:t>
                          </w:r>
                          <w:proofErr w:type="gramStart"/>
                          <w:r w:rsidR="00E145C3">
                            <w:rPr>
                              <w:rFonts w:hint="eastAsia"/>
                            </w:rPr>
                            <w:t>方法靠谱吗</w:t>
                          </w:r>
                        </w:ins>
                        <w:proofErr w:type="gramEnd"/>
                        <w:ins w:id="236" w:author="Administrator" w:date="2015-12-01T14:59:00Z">
                          <w:r w:rsidR="00E145C3">
                            <w:rPr>
                              <w:rFonts w:hint="eastAsia"/>
                            </w:rPr>
                            <w:t>？？是否在医院demo中实现？</w:t>
                          </w:r>
                        </w:ins>
                        <w:ins w:id="237" w:author="Administrator" w:date="2015-12-01T14:58:00Z">
                          <w:r w:rsidR="00E145C3">
                            <w:rPr>
                              <w:rFonts w:hint="eastAsia"/>
                            </w:rPr>
                            <w:t>）</w:t>
                          </w:r>
                        </w:ins>
                        <w:r>
                          <w:rPr>
                            <w:rFonts w:hint="eastAsia"/>
                          </w:rPr>
                          <w:t>；</w:t>
                        </w:r>
                        <w:r>
                          <w:t>如果是</w:t>
                        </w:r>
                        <w:r w:rsidRPr="00E145C3">
                          <w:rPr>
                            <w:b/>
                            <w:color w:val="FF0000"/>
                            <w:rPrChange w:id="238" w:author="Administrator" w:date="2015-12-01T15:00:00Z">
                              <w:rPr/>
                            </w:rPrChange>
                          </w:rPr>
                          <w:t>查询模式，</w:t>
                        </w:r>
                        <w:r w:rsidRPr="00E145C3">
                          <w:rPr>
                            <w:rFonts w:hint="eastAsia"/>
                            <w:b/>
                            <w:color w:val="FF0000"/>
                            <w:rPrChange w:id="239" w:author="Administrator" w:date="2015-12-01T15:00:00Z">
                              <w:rPr>
                                <w:rFonts w:hint="eastAsia"/>
                              </w:rPr>
                            </w:rPrChange>
                          </w:rPr>
                          <w:t>从机</w:t>
                        </w:r>
                        <w:r w:rsidRPr="00E145C3">
                          <w:rPr>
                            <w:b/>
                            <w:color w:val="FF0000"/>
                            <w:rPrChange w:id="240" w:author="Administrator" w:date="2015-12-01T15:00:00Z">
                              <w:rPr/>
                            </w:rPrChange>
                          </w:rPr>
                          <w:t>和主机建立连接后不会断开连接。从机</w:t>
                        </w:r>
                        <w:r w:rsidRPr="00E145C3">
                          <w:rPr>
                            <w:rFonts w:hint="eastAsia"/>
                            <w:b/>
                            <w:color w:val="FF0000"/>
                            <w:rPrChange w:id="241" w:author="Administrator" w:date="2015-12-01T15:00:00Z">
                              <w:rPr>
                                <w:rFonts w:hint="eastAsia"/>
                              </w:rPr>
                            </w:rPrChange>
                          </w:rPr>
                          <w:t>会</w:t>
                        </w:r>
                        <w:r w:rsidRPr="00E145C3">
                          <w:rPr>
                            <w:b/>
                            <w:color w:val="FF0000"/>
                            <w:rPrChange w:id="242" w:author="Administrator" w:date="2015-12-01T15:00:00Z">
                              <w:rPr/>
                            </w:rPrChange>
                          </w:rPr>
                          <w:t>一直等待主机发送数据请求</w:t>
                        </w:r>
                        <w:r>
                          <w:t>，然后才向</w:t>
                        </w:r>
                        <w:r>
                          <w:rPr>
                            <w:rFonts w:hint="eastAsia"/>
                          </w:rPr>
                          <w:t>STM8L请求</w:t>
                        </w:r>
                        <w:r>
                          <w:t>数据，并且将数据打包发送给主机</w:t>
                        </w:r>
                        <w:ins w:id="243" w:author="Administrator" w:date="2015-12-01T15:00:00Z">
                          <w:r w:rsidR="00E145C3">
                            <w:rPr>
                              <w:rFonts w:hint="eastAsia"/>
                            </w:rPr>
                            <w:t>(这条协议要制定)</w:t>
                          </w:r>
                        </w:ins>
                        <w:r>
                          <w:t>。</w:t>
                        </w:r>
                      </w:p>
                    </w:txbxContent>
                  </v:textbox>
                  <w10:wrap type="square"/>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3A743FBC" wp14:editId="18BDD07D">
                  <wp:simplePos x="0" y="0"/>
                  <wp:positionH relativeFrom="column">
                    <wp:posOffset>512030</wp:posOffset>
                  </wp:positionH>
                  <wp:positionV relativeFrom="paragraph">
                    <wp:posOffset>17145</wp:posOffset>
                  </wp:positionV>
                  <wp:extent cx="1314450" cy="561975"/>
                  <wp:effectExtent l="0" t="0" r="19050" b="28575"/>
                  <wp:wrapNone/>
                  <wp:docPr id="13" name="椭圆 13"/>
                  <wp:cNvGraphicFramePr/>
                  <a:graphic xmlns:a="http://schemas.openxmlformats.org/drawingml/2006/main">
                    <a:graphicData uri="http://schemas.microsoft.com/office/word/2010/wordprocessingShape">
                      <wps:wsp>
                        <wps:cNvSpPr/>
                        <wps:spPr>
                          <a:xfrm>
                            <a:off x="0" y="0"/>
                            <a:ext cx="1314450" cy="561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13" o:spid="_x0000_s1034" style="position:absolute;left:0;text-align:left;margin-left:40.3pt;margin-top:1.35pt;width:103.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" filled="f" strokecolor="#1f4d78 [1604]" strokeweight="1pt">
                  <v:stroke joinstyle="miter"/>
                  <v:textbo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开始</w:t>
                        </w:r>
                      </w:p>
                    </w:txbxContent>
                  </v:textbox>
                </v:oval>
              </w:pict>
            </mc:Fallback>
          </mc:AlternateContent>
        </w:r>
      </w:ins>
    </w:p>
    <w:p w:rsidR="000401EC" w:rsidRDefault="000401EC" w:rsidP="000401EC">
      <w:pPr>
        <w:rPr>
          <w:ins w:id="244" w:author="龚奇" w:date="2015-11-29T19:46:00Z"/>
        </w:rPr>
      </w:pPr>
      <w:ins w:id="245" w:author="龚奇" w:date="2015-11-29T19:46:00Z">
        <w:r>
          <w:rPr>
            <w:rFonts w:hint="eastAsia"/>
            <w:noProof/>
          </w:rPr>
          <mc:AlternateContent>
            <mc:Choice Requires="wps">
              <w:drawing>
                <wp:anchor distT="0" distB="0" distL="114300" distR="114300" simplePos="0" relativeHeight="251674624" behindDoc="0" locked="0" layoutInCell="1" allowOverlap="1" wp14:anchorId="44F3FFEF" wp14:editId="5FAE5A53">
                  <wp:simplePos x="0" y="0"/>
                  <wp:positionH relativeFrom="column">
                    <wp:posOffset>1113763</wp:posOffset>
                  </wp:positionH>
                  <wp:positionV relativeFrom="paragraph">
                    <wp:posOffset>181555</wp:posOffset>
                  </wp:positionV>
                  <wp:extent cx="9525" cy="438150"/>
                  <wp:effectExtent l="38100" t="0" r="66675" b="57150"/>
                  <wp:wrapNone/>
                  <wp:docPr id="14" name="直接箭头连接符 14"/>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AF4406" id="直接箭头连接符 14" o:spid="_x0000_s1026" type="#_x0000_t32" style="position:absolute;left:0;text-align:left;margin-left:87.7pt;margin-top:14.3pt;width:.75pt;height:3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" strokecolor="#5b9bd5 [3204]" strokeweight=".5pt">
                  <v:stroke endarrow="block" joinstyle="miter"/>
                </v:shape>
              </w:pict>
            </mc:Fallback>
          </mc:AlternateContent>
        </w:r>
      </w:ins>
    </w:p>
    <w:p w:rsidR="000401EC" w:rsidRDefault="000401EC" w:rsidP="000401EC">
      <w:pPr>
        <w:rPr>
          <w:ins w:id="246" w:author="龚奇" w:date="2015-11-29T19:46:00Z"/>
        </w:rPr>
      </w:pPr>
      <w:ins w:id="247" w:author="龚奇" w:date="2015-11-29T19:46:00Z">
        <w:r>
          <w:rPr>
            <w:noProof/>
          </w:rPr>
          <mc:AlternateContent>
            <mc:Choice Requires="wps">
              <w:drawing>
                <wp:anchor distT="0" distB="0" distL="114300" distR="114300" simplePos="0" relativeHeight="251675648" behindDoc="0" locked="0" layoutInCell="1" allowOverlap="1" wp14:anchorId="3ECC0E93" wp14:editId="3557F0E0">
                  <wp:simplePos x="0" y="0"/>
                  <wp:positionH relativeFrom="column">
                    <wp:posOffset>469265</wp:posOffset>
                  </wp:positionH>
                  <wp:positionV relativeFrom="paragraph">
                    <wp:posOffset>237518</wp:posOffset>
                  </wp:positionV>
                  <wp:extent cx="1326382" cy="477297"/>
                  <wp:effectExtent l="0" t="0" r="26670" b="18415"/>
                  <wp:wrapNone/>
                  <wp:docPr id="15" name="矩形 15"/>
                  <wp:cNvGraphicFramePr/>
                  <a:graphic xmlns:a="http://schemas.openxmlformats.org/drawingml/2006/main">
                    <a:graphicData uri="http://schemas.microsoft.com/office/word/2010/wordprocessingShape">
                      <wps:wsp>
                        <wps:cNvSpPr/>
                        <wps:spPr>
                          <a:xfrm>
                            <a:off x="0" y="0"/>
                            <a:ext cx="1326382" cy="4772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设备</w:t>
                              </w:r>
                              <w:r w:rsidRPr="004C4A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硬件初始化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5" o:spid="_x0000_s1035" style="position:absolute;left:0;text-align:left;margin-left:36.95pt;margin-top:18.7pt;width:104.45pt;height:37.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" filled="f" strokecolor="#1f4d78 [1604]" strokeweight="1pt">
                  <v:textbo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设备</w:t>
                        </w:r>
                        <w:r w:rsidRPr="004C4A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硬件初始化</w:t>
                        </w:r>
                      </w:p>
                    </w:txbxContent>
                  </v:textbox>
                </v:rect>
              </w:pict>
            </mc:Fallback>
          </mc:AlternateContent>
        </w:r>
      </w:ins>
    </w:p>
    <w:p w:rsidR="000401EC" w:rsidRDefault="000401EC" w:rsidP="000401EC">
      <w:pPr>
        <w:rPr>
          <w:ins w:id="248" w:author="龚奇" w:date="2015-11-29T19:46:00Z"/>
        </w:rPr>
      </w:pPr>
      <w:ins w:id="249" w:author="龚奇" w:date="2015-11-29T19:46:00Z">
        <w:r>
          <w:rPr>
            <w:noProof/>
          </w:rPr>
          <mc:AlternateContent>
            <mc:Choice Requires="wps">
              <w:drawing>
                <wp:anchor distT="0" distB="0" distL="114300" distR="114300" simplePos="0" relativeHeight="251676672" behindDoc="0" locked="0" layoutInCell="1" allowOverlap="1" wp14:anchorId="09C08231" wp14:editId="394F49D9">
                  <wp:simplePos x="0" y="0"/>
                  <wp:positionH relativeFrom="column">
                    <wp:posOffset>1112216</wp:posOffset>
                  </wp:positionH>
                  <wp:positionV relativeFrom="paragraph">
                    <wp:posOffset>326390</wp:posOffset>
                  </wp:positionV>
                  <wp:extent cx="10049" cy="422030"/>
                  <wp:effectExtent l="38100" t="0" r="66675" b="54610"/>
                  <wp:wrapNone/>
                  <wp:docPr id="16" name="直接箭头连接符 16"/>
                  <wp:cNvGraphicFramePr/>
                  <a:graphic xmlns:a="http://schemas.openxmlformats.org/drawingml/2006/main">
                    <a:graphicData uri="http://schemas.microsoft.com/office/word/2010/wordprocessingShape">
                      <wps:wsp>
                        <wps:cNvCnPr/>
                        <wps:spPr>
                          <a:xfrm>
                            <a:off x="0" y="0"/>
                            <a:ext cx="10049" cy="422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9EF012" id="直接箭头连接符 16" o:spid="_x0000_s1026" type="#_x0000_t32" style="position:absolute;left:0;text-align:left;margin-left:87.6pt;margin-top:25.7pt;width:.8pt;height:33.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" strokecolor="#5b9bd5 [3204]" strokeweight=".5pt">
                  <v:stroke endarrow="block" joinstyle="miter"/>
                </v:shape>
              </w:pict>
            </mc:Fallback>
          </mc:AlternateContent>
        </w:r>
      </w:ins>
    </w:p>
    <w:p w:rsidR="000401EC" w:rsidRDefault="000401EC" w:rsidP="000401EC">
      <w:pPr>
        <w:rPr>
          <w:ins w:id="250" w:author="龚奇" w:date="2015-11-29T19:46:00Z"/>
        </w:rPr>
      </w:pPr>
      <w:ins w:id="251" w:author="龚奇" w:date="2015-11-29T19:46:00Z">
        <w:r>
          <w:rPr>
            <w:noProof/>
          </w:rPr>
          <mc:AlternateContent>
            <mc:Choice Requires="wps">
              <w:drawing>
                <wp:anchor distT="0" distB="0" distL="114300" distR="114300" simplePos="0" relativeHeight="251677696" behindDoc="0" locked="0" layoutInCell="1" allowOverlap="1" wp14:anchorId="31D0DE94" wp14:editId="34F797F4">
                  <wp:simplePos x="0" y="0"/>
                  <wp:positionH relativeFrom="column">
                    <wp:posOffset>499717</wp:posOffset>
                  </wp:positionH>
                  <wp:positionV relativeFrom="paragraph">
                    <wp:posOffset>347511</wp:posOffset>
                  </wp:positionV>
                  <wp:extent cx="1341455" cy="492369"/>
                  <wp:effectExtent l="0" t="0" r="11430" b="22225"/>
                  <wp:wrapNone/>
                  <wp:docPr id="17" name="矩形 17"/>
                  <wp:cNvGraphicFramePr/>
                  <a:graphic xmlns:a="http://schemas.openxmlformats.org/drawingml/2006/main">
                    <a:graphicData uri="http://schemas.microsoft.com/office/word/2010/wordprocessingShape">
                      <wps:wsp>
                        <wps:cNvSpPr/>
                        <wps:spPr>
                          <a:xfrm>
                            <a:off x="0" y="0"/>
                            <a:ext cx="1341455" cy="492369"/>
                          </a:xfrm>
                          <a:prstGeom prst="rect">
                            <a:avLst/>
                          </a:prstGeom>
                          <a:no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协议</w:t>
                              </w:r>
                              <w:proofErr w:type="gramStart"/>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栈</w:t>
                              </w:r>
                              <w:proofErr w:type="gramEnd"/>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7" o:spid="_x0000_s1036" style="position:absolute;left:0;text-align:left;margin-left:39.35pt;margin-top:27.35pt;width:105.65pt;height:3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" filled="f" strokecolor="#4472c4 [3208]" strokeweight="1pt">
                  <v:textbo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协议</w:t>
                        </w:r>
                        <w:proofErr w:type="gramStart"/>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栈</w:t>
                        </w:r>
                        <w:proofErr w:type="gramEnd"/>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初始化</w:t>
                        </w:r>
                      </w:p>
                    </w:txbxContent>
                  </v:textbox>
                </v:rect>
              </w:pict>
            </mc:Fallback>
          </mc:AlternateContent>
        </w:r>
      </w:ins>
    </w:p>
    <w:p w:rsidR="000401EC" w:rsidRDefault="000401EC" w:rsidP="000401EC">
      <w:pPr>
        <w:rPr>
          <w:ins w:id="252" w:author="龚奇" w:date="2015-11-29T19:46:00Z"/>
        </w:rPr>
      </w:pPr>
    </w:p>
    <w:p w:rsidR="000401EC" w:rsidRDefault="000401EC" w:rsidP="000401EC">
      <w:pPr>
        <w:rPr>
          <w:ins w:id="253" w:author="龚奇" w:date="2015-11-29T19:46:00Z"/>
        </w:rPr>
      </w:pPr>
      <w:ins w:id="254" w:author="龚奇" w:date="2015-11-29T19:46:00Z">
        <w:r>
          <w:rPr>
            <w:noProof/>
          </w:rPr>
          <mc:AlternateContent>
            <mc:Choice Requires="wps">
              <w:drawing>
                <wp:anchor distT="0" distB="0" distL="114300" distR="114300" simplePos="0" relativeHeight="251679744" behindDoc="0" locked="0" layoutInCell="1" allowOverlap="1" wp14:anchorId="198D2A5C" wp14:editId="579EC02C">
                  <wp:simplePos x="0" y="0"/>
                  <wp:positionH relativeFrom="column">
                    <wp:posOffset>1110311</wp:posOffset>
                  </wp:positionH>
                  <wp:positionV relativeFrom="paragraph">
                    <wp:posOffset>56818</wp:posOffset>
                  </wp:positionV>
                  <wp:extent cx="5024" cy="457200"/>
                  <wp:effectExtent l="76200" t="0" r="71755" b="57150"/>
                  <wp:wrapNone/>
                  <wp:docPr id="18" name="直接箭头连接符 18"/>
                  <wp:cNvGraphicFramePr/>
                  <a:graphic xmlns:a="http://schemas.openxmlformats.org/drawingml/2006/main">
                    <a:graphicData uri="http://schemas.microsoft.com/office/word/2010/wordprocessingShape">
                      <wps:wsp>
                        <wps:cNvCnPr/>
                        <wps:spPr>
                          <a:xfrm>
                            <a:off x="0" y="0"/>
                            <a:ext cx="5024"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017CC1A" id="直接箭头连接符 18" o:spid="_x0000_s1026" type="#_x0000_t32" style="position:absolute;left:0;text-align:left;margin-left:87.45pt;margin-top:4.45pt;width:.4pt;height: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" strokecolor="#5b9bd5 [3204]" strokeweight=".5pt">
                  <v:stroke endarrow="block" joinstyle="miter"/>
                </v:shape>
              </w:pict>
            </mc:Fallback>
          </mc:AlternateContent>
        </w:r>
      </w:ins>
    </w:p>
    <w:p w:rsidR="000401EC" w:rsidRDefault="000401EC" w:rsidP="000401EC">
      <w:pPr>
        <w:rPr>
          <w:ins w:id="255" w:author="龚奇" w:date="2015-11-29T19:46:00Z"/>
        </w:rPr>
      </w:pPr>
      <w:ins w:id="256" w:author="龚奇" w:date="2015-11-29T19:46:00Z">
        <w:r>
          <w:rPr>
            <w:noProof/>
          </w:rPr>
          <mc:AlternateContent>
            <mc:Choice Requires="wps">
              <w:drawing>
                <wp:anchor distT="0" distB="0" distL="114300" distR="114300" simplePos="0" relativeHeight="251678720" behindDoc="0" locked="0" layoutInCell="1" allowOverlap="1" wp14:anchorId="003F2D08" wp14:editId="12AF459B">
                  <wp:simplePos x="0" y="0"/>
                  <wp:positionH relativeFrom="column">
                    <wp:posOffset>440939</wp:posOffset>
                  </wp:positionH>
                  <wp:positionV relativeFrom="paragraph">
                    <wp:posOffset>133958</wp:posOffset>
                  </wp:positionV>
                  <wp:extent cx="1416817" cy="467249"/>
                  <wp:effectExtent l="0" t="0" r="12065" b="28575"/>
                  <wp:wrapNone/>
                  <wp:docPr id="19" name="矩形 19"/>
                  <wp:cNvGraphicFramePr/>
                  <a:graphic xmlns:a="http://schemas.openxmlformats.org/drawingml/2006/main">
                    <a:graphicData uri="http://schemas.microsoft.com/office/word/2010/wordprocessingShape">
                      <wps:wsp>
                        <wps:cNvSpPr/>
                        <wps:spPr>
                          <a:xfrm>
                            <a:off x="0" y="0"/>
                            <a:ext cx="1416817" cy="4672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选择</w:t>
                              </w:r>
                              <w:r w:rsidRPr="004C4A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工作模式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9" o:spid="_x0000_s1037" style="position:absolute;left:0;text-align:left;margin-left:34.7pt;margin-top:10.55pt;width:111.55pt;height:36.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" filled="f" strokecolor="#1f4d78 [1604]" strokeweight="1pt">
                  <v:textbo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选择</w:t>
                        </w:r>
                        <w:r w:rsidRPr="004C4A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工作模式</w:t>
                        </w:r>
                      </w:p>
                    </w:txbxContent>
                  </v:textbox>
                </v:rect>
              </w:pict>
            </mc:Fallback>
          </mc:AlternateContent>
        </w:r>
      </w:ins>
    </w:p>
    <w:p w:rsidR="000401EC" w:rsidRDefault="000401EC" w:rsidP="000401EC">
      <w:pPr>
        <w:rPr>
          <w:ins w:id="257" w:author="龚奇" w:date="2015-11-29T19:46:00Z"/>
        </w:rPr>
      </w:pPr>
      <w:ins w:id="258" w:author="龚奇" w:date="2015-11-29T19:46:00Z">
        <w:r>
          <w:rPr>
            <w:noProof/>
          </w:rPr>
          <mc:AlternateContent>
            <mc:Choice Requires="wps">
              <w:drawing>
                <wp:anchor distT="0" distB="0" distL="114300" distR="114300" simplePos="0" relativeHeight="251680768" behindDoc="0" locked="0" layoutInCell="1" allowOverlap="1" wp14:anchorId="690DF98A" wp14:editId="582B0E1C">
                  <wp:simplePos x="0" y="0"/>
                  <wp:positionH relativeFrom="column">
                    <wp:posOffset>1106805</wp:posOffset>
                  </wp:positionH>
                  <wp:positionV relativeFrom="paragraph">
                    <wp:posOffset>219379</wp:posOffset>
                  </wp:positionV>
                  <wp:extent cx="0" cy="371789"/>
                  <wp:effectExtent l="76200" t="0" r="76200" b="47625"/>
                  <wp:wrapNone/>
                  <wp:docPr id="20" name="直接箭头连接符 20"/>
                  <wp:cNvGraphicFramePr/>
                  <a:graphic xmlns:a="http://schemas.openxmlformats.org/drawingml/2006/main">
                    <a:graphicData uri="http://schemas.microsoft.com/office/word/2010/wordprocessingShape">
                      <wps:wsp>
                        <wps:cNvCnPr/>
                        <wps:spPr>
                          <a:xfrm>
                            <a:off x="0" y="0"/>
                            <a:ext cx="0" cy="371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9F286FB" id="直接箭头连接符 20" o:spid="_x0000_s1026" type="#_x0000_t32" style="position:absolute;left:0;text-align:left;margin-left:87.15pt;margin-top:17.25pt;width:0;height:29.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" strokecolor="#5b9bd5 [3204]" strokeweight=".5pt">
                  <v:stroke endarrow="block" joinstyle="miter"/>
                </v:shape>
              </w:pict>
            </mc:Fallback>
          </mc:AlternateContent>
        </w:r>
      </w:ins>
    </w:p>
    <w:p w:rsidR="000401EC" w:rsidRDefault="000401EC" w:rsidP="000401EC">
      <w:pPr>
        <w:rPr>
          <w:ins w:id="259" w:author="龚奇" w:date="2015-11-29T19:46:00Z"/>
        </w:rPr>
      </w:pPr>
      <w:ins w:id="260" w:author="龚奇" w:date="2015-11-29T19:46:00Z">
        <w:r>
          <w:rPr>
            <w:noProof/>
          </w:rPr>
          <mc:AlternateContent>
            <mc:Choice Requires="wps">
              <w:drawing>
                <wp:anchor distT="0" distB="0" distL="114300" distR="114300" simplePos="0" relativeHeight="251681792" behindDoc="0" locked="0" layoutInCell="1" allowOverlap="1" wp14:anchorId="06C93891" wp14:editId="708BD7D5">
                  <wp:simplePos x="0" y="0"/>
                  <wp:positionH relativeFrom="column">
                    <wp:posOffset>290498</wp:posOffset>
                  </wp:positionH>
                  <wp:positionV relativeFrom="paragraph">
                    <wp:posOffset>215569</wp:posOffset>
                  </wp:positionV>
                  <wp:extent cx="1657978" cy="472272"/>
                  <wp:effectExtent l="0" t="0" r="19050" b="23495"/>
                  <wp:wrapNone/>
                  <wp:docPr id="21" name="矩形 21"/>
                  <wp:cNvGraphicFramePr/>
                  <a:graphic xmlns:a="http://schemas.openxmlformats.org/drawingml/2006/main">
                    <a:graphicData uri="http://schemas.microsoft.com/office/word/2010/wordprocessingShape">
                      <wps:wsp>
                        <wps:cNvSpPr/>
                        <wps:spPr>
                          <a:xfrm>
                            <a:off x="0" y="0"/>
                            <a:ext cx="1657978" cy="47227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根据工作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模式上传数据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1" o:spid="_x0000_s1038" style="position:absolute;left:0;text-align:left;margin-left:22.85pt;margin-top:16.95pt;width:130.55pt;height:37.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" filled="f" strokecolor="#1f4d78 [1604]" strokeweight="1pt">
                  <v:textbox>
                    <w:txbxContent>
                      <w:p w:rsidR="00DA38CF" w:rsidRPr="004C4A42" w:rsidRDefault="00DA38CF" w:rsidP="000401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根据工作</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模式上传数据</w:t>
                        </w:r>
                      </w:p>
                    </w:txbxContent>
                  </v:textbox>
                </v:rect>
              </w:pict>
            </mc:Fallback>
          </mc:AlternateContent>
        </w:r>
      </w:ins>
    </w:p>
    <w:p w:rsidR="000401EC" w:rsidRDefault="000401EC" w:rsidP="000401EC">
      <w:pPr>
        <w:rPr>
          <w:ins w:id="261" w:author="龚奇" w:date="2015-11-29T19:46:00Z"/>
        </w:rPr>
      </w:pPr>
    </w:p>
    <w:p w:rsidR="000401EC" w:rsidRDefault="000401EC" w:rsidP="000401EC">
      <w:pPr>
        <w:rPr>
          <w:ins w:id="262" w:author="龚奇" w:date="2015-11-29T19:46:00Z"/>
        </w:rPr>
      </w:pPr>
    </w:p>
    <w:p w:rsidR="00EB4252" w:rsidRDefault="00EB4252" w:rsidP="00875000">
      <w:pPr>
        <w:rPr>
          <w:ins w:id="263" w:author="龚奇" w:date="2015-11-29T19:19:00Z"/>
        </w:rPr>
      </w:pPr>
    </w:p>
    <w:p w:rsidR="00EB4252" w:rsidRDefault="00EB4252" w:rsidP="00875000">
      <w:pPr>
        <w:rPr>
          <w:ins w:id="264" w:author="龚奇" w:date="2015-11-29T19:19:00Z"/>
        </w:rPr>
      </w:pPr>
    </w:p>
    <w:p w:rsidR="00EB4252" w:rsidRDefault="00EB4252" w:rsidP="00875000">
      <w:pPr>
        <w:rPr>
          <w:ins w:id="265" w:author="龚奇" w:date="2015-11-29T20:03:00Z"/>
        </w:rPr>
      </w:pPr>
    </w:p>
    <w:p w:rsidR="009D21F6" w:rsidDel="005A46FE" w:rsidRDefault="009D21F6" w:rsidP="00875000">
      <w:pPr>
        <w:rPr>
          <w:ins w:id="266" w:author="龚奇" w:date="2015-11-29T20:03:00Z"/>
          <w:del w:id="267" w:author="Administrator" w:date="2015-12-01T15:15:00Z"/>
        </w:rPr>
      </w:pPr>
    </w:p>
    <w:p w:rsidR="009D21F6" w:rsidDel="005A46FE" w:rsidRDefault="009D21F6" w:rsidP="00875000">
      <w:pPr>
        <w:rPr>
          <w:ins w:id="268" w:author="龚奇" w:date="2015-11-29T20:03:00Z"/>
          <w:del w:id="269" w:author="Administrator" w:date="2015-12-01T15:15:00Z"/>
        </w:rPr>
      </w:pPr>
    </w:p>
    <w:p w:rsidR="009D21F6" w:rsidDel="005A46FE" w:rsidRDefault="009D21F6" w:rsidP="00875000">
      <w:pPr>
        <w:rPr>
          <w:ins w:id="270" w:author="龚奇" w:date="2015-11-29T20:03:00Z"/>
          <w:del w:id="271" w:author="Administrator" w:date="2015-12-01T15:15:00Z"/>
        </w:rPr>
      </w:pPr>
    </w:p>
    <w:p w:rsidR="009D21F6" w:rsidDel="005A46FE" w:rsidRDefault="009D21F6" w:rsidP="00875000">
      <w:pPr>
        <w:rPr>
          <w:ins w:id="272" w:author="龚奇" w:date="2015-11-29T20:03:00Z"/>
          <w:del w:id="273" w:author="Administrator" w:date="2015-12-01T15:15:00Z"/>
        </w:rPr>
      </w:pPr>
    </w:p>
    <w:p w:rsidR="009D21F6" w:rsidDel="005A46FE" w:rsidRDefault="009D21F6" w:rsidP="00875000">
      <w:pPr>
        <w:rPr>
          <w:ins w:id="274" w:author="龚奇" w:date="2015-11-29T20:03:00Z"/>
          <w:del w:id="275" w:author="Administrator" w:date="2015-12-01T15:15:00Z"/>
        </w:rPr>
      </w:pPr>
    </w:p>
    <w:p w:rsidR="009D21F6" w:rsidDel="005A46FE" w:rsidRDefault="009D21F6" w:rsidP="00875000">
      <w:pPr>
        <w:rPr>
          <w:ins w:id="276" w:author="龚奇" w:date="2015-11-29T20:03:00Z"/>
          <w:del w:id="277" w:author="Administrator" w:date="2015-12-01T15:15:00Z"/>
        </w:rPr>
      </w:pPr>
    </w:p>
    <w:p w:rsidR="009D21F6" w:rsidRDefault="009D21F6" w:rsidP="009D21F6">
      <w:pPr>
        <w:rPr>
          <w:ins w:id="278" w:author="龚奇" w:date="2015-11-29T20:03:00Z"/>
        </w:rPr>
      </w:pPr>
      <w:ins w:id="279" w:author="龚奇" w:date="2015-11-29T20:03:00Z">
        <w:r>
          <w:rPr>
            <w:rFonts w:hint="eastAsia"/>
          </w:rPr>
          <w:t xml:space="preserve">   CC2541主机工作</w:t>
        </w:r>
        <w:r>
          <w:t>模式</w:t>
        </w:r>
      </w:ins>
    </w:p>
    <w:p w:rsidR="009D21F6" w:rsidRDefault="009D21F6" w:rsidP="009D21F6">
      <w:pPr>
        <w:rPr>
          <w:ins w:id="280" w:author="龚奇" w:date="2015-11-29T20:03:00Z"/>
        </w:rPr>
      </w:pPr>
      <w:ins w:id="281" w:author="龚奇" w:date="2015-11-29T20:03:00Z">
        <w:r>
          <w:rPr>
            <w:noProof/>
          </w:rPr>
          <w:lastRenderedPageBreak/>
          <mc:AlternateContent>
            <mc:Choice Requires="wps">
              <w:drawing>
                <wp:anchor distT="45720" distB="45720" distL="114300" distR="114300" simplePos="0" relativeHeight="251698176" behindDoc="0" locked="0" layoutInCell="1" allowOverlap="1" wp14:anchorId="04A94A73" wp14:editId="6D99E22F">
                  <wp:simplePos x="0" y="0"/>
                  <wp:positionH relativeFrom="column">
                    <wp:posOffset>2132330</wp:posOffset>
                  </wp:positionH>
                  <wp:positionV relativeFrom="paragraph">
                    <wp:posOffset>144145</wp:posOffset>
                  </wp:positionV>
                  <wp:extent cx="3625215" cy="1404620"/>
                  <wp:effectExtent l="0" t="0" r="13335" b="2159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solidFill>
                              <a:srgbClr val="000000"/>
                            </a:solidFill>
                            <a:miter lim="800000"/>
                            <a:headEnd/>
                            <a:tailEnd/>
                          </a:ln>
                        </wps:spPr>
                        <wps:txbx>
                          <w:txbxContent>
                            <w:p w:rsidR="00DA38CF" w:rsidRDefault="00DA38CF" w:rsidP="009D21F6">
                              <w:r w:rsidRPr="004C4A42">
                                <w:rPr>
                                  <w:rFonts w:hint="eastAsia"/>
                                  <w:b/>
                                </w:rPr>
                                <w:t>注释</w:t>
                              </w:r>
                              <w:r>
                                <w:t>：</w:t>
                              </w:r>
                              <w:r>
                                <w:rPr>
                                  <w:rFonts w:hint="eastAsia"/>
                                </w:rPr>
                                <w:t>系统上电</w:t>
                              </w:r>
                              <w:r>
                                <w:t>后，CC2541</w:t>
                              </w:r>
                              <w:r>
                                <w:rPr>
                                  <w:rFonts w:hint="eastAsia"/>
                                </w:rPr>
                                <w:t>也先</w:t>
                              </w:r>
                              <w:r>
                                <w:t>进行相关初始化。</w:t>
                              </w:r>
                              <w:r>
                                <w:rPr>
                                  <w:rFonts w:hint="eastAsia"/>
                                </w:rPr>
                                <w:t>初始化</w:t>
                              </w:r>
                              <w:r>
                                <w:t>完成后，</w:t>
                              </w:r>
                              <w:r>
                                <w:rPr>
                                  <w:rFonts w:hint="eastAsia"/>
                                </w:rPr>
                                <w:t>主机</w:t>
                              </w:r>
                              <w:r>
                                <w:t>在扫描广播包</w:t>
                              </w:r>
                              <w:r>
                                <w:rPr>
                                  <w:rFonts w:hint="eastAsia"/>
                                </w:rPr>
                                <w:t>，</w:t>
                              </w:r>
                              <w:r>
                                <w:t>将读取的信息通过串口传给</w:t>
                              </w:r>
                              <w:r>
                                <w:rPr>
                                  <w:rFonts w:hint="eastAsia"/>
                                </w:rPr>
                                <w:t>WIFI</w:t>
                              </w:r>
                              <w:ins w:id="282" w:author="Administrator" w:date="2015-12-01T15:07:00Z">
                                <w:r w:rsidR="005A46FE">
                                  <w:rPr>
                                    <w:rFonts w:hint="eastAsia"/>
                                  </w:rPr>
                                  <w:t>（</w:t>
                                </w:r>
                                <w:proofErr w:type="gramStart"/>
                                <w:r w:rsidR="005A46FE">
                                  <w:rPr>
                                    <w:rFonts w:hint="eastAsia"/>
                                  </w:rPr>
                                  <w:t>蓝牙主机透传</w:t>
                                </w:r>
                                <w:proofErr w:type="gramEnd"/>
                                <w:r w:rsidR="005A46FE">
                                  <w:rPr>
                                    <w:rFonts w:hint="eastAsia"/>
                                  </w:rPr>
                                  <w:t>模式？）</w:t>
                                </w:r>
                              </w:ins>
                              <w:r>
                                <w:rPr>
                                  <w:rFonts w:hint="eastAsia"/>
                                </w:rPr>
                                <w:t>，</w:t>
                              </w:r>
                              <w:r>
                                <w:t>同时等待串口数据</w:t>
                              </w:r>
                              <w:r>
                                <w:rPr>
                                  <w:rFonts w:hint="eastAsia"/>
                                </w:rPr>
                                <w:t>包，</w:t>
                              </w:r>
                              <w:r>
                                <w:t>这个</w:t>
                              </w:r>
                              <w:r>
                                <w:rPr>
                                  <w:rFonts w:hint="eastAsia"/>
                                </w:rPr>
                                <w:t>数据</w:t>
                              </w:r>
                              <w:r>
                                <w:t>包用来设置从机</w:t>
                              </w:r>
                              <w:r>
                                <w:rPr>
                                  <w:rFonts w:hint="eastAsia"/>
                                </w:rPr>
                                <w:t>，</w:t>
                              </w:r>
                              <w:r>
                                <w:t>如</w:t>
                              </w:r>
                              <w:r w:rsidRPr="005A46FE">
                                <w:rPr>
                                  <w:b/>
                                  <w:color w:val="FF0000"/>
                                  <w:rPrChange w:id="283" w:author="Administrator" w:date="2015-12-01T15:08:00Z">
                                    <w:rPr/>
                                  </w:rPrChange>
                                </w:rPr>
                                <w:t>设备名称，</w:t>
                              </w:r>
                              <w:proofErr w:type="gramStart"/>
                              <w:r w:rsidRPr="005A46FE">
                                <w:rPr>
                                  <w:rFonts w:hint="eastAsia"/>
                                  <w:b/>
                                  <w:color w:val="FF0000"/>
                                  <w:rPrChange w:id="284" w:author="Administrator" w:date="2015-12-01T15:08:00Z">
                                    <w:rPr>
                                      <w:rFonts w:hint="eastAsia"/>
                                    </w:rPr>
                                  </w:rPrChange>
                                </w:rPr>
                                <w:t>蓝牙</w:t>
                              </w:r>
                              <w:r w:rsidRPr="005A46FE">
                                <w:rPr>
                                  <w:b/>
                                  <w:color w:val="FF0000"/>
                                  <w:rPrChange w:id="285" w:author="Administrator" w:date="2015-12-01T15:08:00Z">
                                    <w:rPr/>
                                  </w:rPrChange>
                                </w:rPr>
                                <w:t>连接</w:t>
                              </w:r>
                              <w:proofErr w:type="gramEnd"/>
                              <w:r w:rsidRPr="005A46FE">
                                <w:rPr>
                                  <w:b/>
                                  <w:color w:val="FF0000"/>
                                  <w:rPrChange w:id="286" w:author="Administrator" w:date="2015-12-01T15:08:00Z">
                                    <w:rPr/>
                                  </w:rPrChange>
                                </w:rPr>
                                <w:t>参数</w:t>
                              </w:r>
                              <w:ins w:id="287" w:author="Administrator" w:date="2015-12-01T15:08:00Z">
                                <w:r w:rsidR="005A46FE">
                                  <w:rPr>
                                    <w:rFonts w:hint="eastAsia"/>
                                  </w:rPr>
                                  <w:t>（协议</w:t>
                                </w:r>
                                <w:proofErr w:type="gramStart"/>
                                <w:r w:rsidR="005A46FE">
                                  <w:rPr>
                                    <w:rFonts w:hint="eastAsia"/>
                                  </w:rPr>
                                  <w:t>见协议</w:t>
                                </w:r>
                                <w:proofErr w:type="gramEnd"/>
                                <w:r w:rsidR="005A46FE">
                                  <w:rPr>
                                    <w:rFonts w:hint="eastAsia"/>
                                  </w:rPr>
                                  <w:t>部分）</w:t>
                                </w:r>
                              </w:ins>
                              <w:r>
                                <w:t>等。</w:t>
                              </w:r>
                              <w:r w:rsidRPr="00EE62A4">
                                <w:rPr>
                                  <w:rFonts w:hint="eastAsia"/>
                                  <w:b/>
                                  <w:u w:val="single"/>
                                  <w:rPrChange w:id="288" w:author="龚奇" w:date="2015-11-29T20:13:00Z">
                                    <w:rPr>
                                      <w:rFonts w:hint="eastAsia"/>
                                    </w:rPr>
                                  </w:rPrChange>
                                </w:rPr>
                                <w:t>注意</w:t>
                              </w:r>
                              <w:r w:rsidRPr="00EE62A4">
                                <w:rPr>
                                  <w:rFonts w:hint="eastAsia"/>
                                  <w:u w:val="single"/>
                                  <w:rPrChange w:id="289" w:author="龚奇" w:date="2015-11-29T20:13:00Z">
                                    <w:rPr>
                                      <w:rFonts w:hint="eastAsia"/>
                                    </w:rPr>
                                  </w:rPrChange>
                                </w:rPr>
                                <w:t>，</w:t>
                              </w:r>
                              <w:proofErr w:type="gramStart"/>
                              <w:r w:rsidRPr="005A46FE">
                                <w:rPr>
                                  <w:rFonts w:hint="eastAsia"/>
                                  <w:b/>
                                  <w:color w:val="FF0000"/>
                                  <w:u w:val="single"/>
                                  <w:rPrChange w:id="290" w:author="Administrator" w:date="2015-12-01T15:09:00Z">
                                    <w:rPr>
                                      <w:rFonts w:hint="eastAsia"/>
                                    </w:rPr>
                                  </w:rPrChange>
                                </w:rPr>
                                <w:t>蓝牙</w:t>
                              </w:r>
                              <w:r w:rsidRPr="005A46FE">
                                <w:rPr>
                                  <w:b/>
                                  <w:color w:val="FF0000"/>
                                  <w:u w:val="single"/>
                                  <w:rPrChange w:id="291" w:author="Administrator" w:date="2015-12-01T15:09:00Z">
                                    <w:rPr/>
                                  </w:rPrChange>
                                </w:rPr>
                                <w:t>主机</w:t>
                              </w:r>
                              <w:proofErr w:type="gramEnd"/>
                              <w:r w:rsidRPr="005A46FE">
                                <w:rPr>
                                  <w:b/>
                                  <w:color w:val="FF0000"/>
                                  <w:u w:val="single"/>
                                  <w:rPrChange w:id="292" w:author="Administrator" w:date="2015-12-01T15:09:00Z">
                                    <w:rPr/>
                                  </w:rPrChange>
                                </w:rPr>
                                <w:t>不会缓存数据，如果</w:t>
                              </w:r>
                              <w:r w:rsidRPr="005A46FE">
                                <w:rPr>
                                  <w:rFonts w:hint="eastAsia"/>
                                  <w:b/>
                                  <w:color w:val="FF0000"/>
                                  <w:u w:val="single"/>
                                  <w:rPrChange w:id="293" w:author="Administrator" w:date="2015-12-01T15:09:00Z">
                                    <w:rPr>
                                      <w:rFonts w:hint="eastAsia"/>
                                    </w:rPr>
                                  </w:rPrChange>
                                </w:rPr>
                                <w:t>整套</w:t>
                              </w:r>
                              <w:r w:rsidRPr="005A46FE">
                                <w:rPr>
                                  <w:b/>
                                  <w:color w:val="FF0000"/>
                                  <w:u w:val="single"/>
                                  <w:rPrChange w:id="294" w:author="Administrator" w:date="2015-12-01T15:09:00Z">
                                    <w:rPr/>
                                  </w:rPrChange>
                                </w:rPr>
                                <w:t>系统是第一次工作，</w:t>
                              </w:r>
                              <w:proofErr w:type="gramStart"/>
                              <w:r w:rsidRPr="005A46FE">
                                <w:rPr>
                                  <w:b/>
                                  <w:color w:val="FF0000"/>
                                  <w:u w:val="single"/>
                                  <w:rPrChange w:id="295" w:author="Administrator" w:date="2015-12-01T15:09:00Z">
                                    <w:rPr/>
                                  </w:rPrChange>
                                </w:rPr>
                                <w:t>蓝牙主机</w:t>
                              </w:r>
                              <w:proofErr w:type="gramEnd"/>
                              <w:r w:rsidRPr="005A46FE">
                                <w:rPr>
                                  <w:b/>
                                  <w:color w:val="FF0000"/>
                                  <w:u w:val="single"/>
                                  <w:rPrChange w:id="296" w:author="Administrator" w:date="2015-12-01T15:09:00Z">
                                    <w:rPr/>
                                  </w:rPrChange>
                                </w:rPr>
                                <w:t>扫描到的从机设备都应该是新设备，主机只负责将扫描到的</w:t>
                              </w:r>
                              <w:r w:rsidRPr="005A46FE">
                                <w:rPr>
                                  <w:rFonts w:hint="eastAsia"/>
                                  <w:b/>
                                  <w:color w:val="FF0000"/>
                                  <w:u w:val="single"/>
                                  <w:rPrChange w:id="297" w:author="Administrator" w:date="2015-12-01T15:09:00Z">
                                    <w:rPr>
                                      <w:rFonts w:hint="eastAsia"/>
                                    </w:rPr>
                                  </w:rPrChange>
                                </w:rPr>
                                <w:t>数据</w:t>
                              </w:r>
                              <w:r w:rsidRPr="005A46FE">
                                <w:rPr>
                                  <w:b/>
                                  <w:color w:val="FF0000"/>
                                  <w:u w:val="single"/>
                                  <w:rPrChange w:id="298" w:author="Administrator" w:date="2015-12-01T15:09:00Z">
                                    <w:rPr/>
                                  </w:rPrChange>
                                </w:rPr>
                                <w:t>上传，上位</w:t>
                              </w:r>
                              <w:proofErr w:type="gramStart"/>
                              <w:r w:rsidRPr="005A46FE">
                                <w:rPr>
                                  <w:b/>
                                  <w:color w:val="FF0000"/>
                                  <w:u w:val="single"/>
                                  <w:rPrChange w:id="299" w:author="Administrator" w:date="2015-12-01T15:09:00Z">
                                    <w:rPr/>
                                  </w:rPrChange>
                                </w:rPr>
                                <w:t>机端会通过</w:t>
                              </w:r>
                              <w:proofErr w:type="gramEnd"/>
                              <w:r w:rsidRPr="005A46FE">
                                <w:rPr>
                                  <w:b/>
                                  <w:color w:val="FF0000"/>
                                  <w:u w:val="single"/>
                                  <w:rPrChange w:id="300" w:author="Administrator" w:date="2015-12-01T15:09:00Z">
                                    <w:rPr/>
                                  </w:rPrChange>
                                </w:rPr>
                                <w:t>查询自己的数据库判断扫描到的设备是否是新设备</w:t>
                              </w:r>
                              <w:r w:rsidRPr="00EE62A4">
                                <w:rPr>
                                  <w:u w:val="single"/>
                                  <w:rPrChange w:id="301" w:author="龚奇" w:date="2015-11-29T20:13:00Z">
                                    <w:rPr/>
                                  </w:rPrChange>
                                </w:rPr>
                                <w:t>。</w:t>
                              </w:r>
                              <w:r>
                                <w:t>如果</w:t>
                              </w:r>
                              <w:r>
                                <w:rPr>
                                  <w:rFonts w:hint="eastAsia"/>
                                </w:rPr>
                                <w:t>整套</w:t>
                              </w:r>
                              <w:r>
                                <w:t>系统</w:t>
                              </w:r>
                              <w:r>
                                <w:rPr>
                                  <w:rFonts w:hint="eastAsia"/>
                                </w:rPr>
                                <w:t>工作于</w:t>
                              </w:r>
                              <w:r w:rsidRPr="005A46FE">
                                <w:rPr>
                                  <w:color w:val="FF0000"/>
                                  <w:rPrChange w:id="302" w:author="Administrator" w:date="2015-12-01T15:15:00Z">
                                    <w:rPr/>
                                  </w:rPrChange>
                                </w:rPr>
                                <w:t>广播模式</w:t>
                              </w:r>
                              <w:r>
                                <w:rPr>
                                  <w:rFonts w:hint="eastAsia"/>
                                </w:rPr>
                                <w:t>，</w:t>
                              </w:r>
                              <w:proofErr w:type="gramStart"/>
                              <w:r w:rsidRPr="005A46FE">
                                <w:rPr>
                                  <w:rFonts w:hint="eastAsia"/>
                                  <w:b/>
                                  <w:color w:val="FF0000"/>
                                  <w:rPrChange w:id="303" w:author="Administrator" w:date="2015-12-01T15:14:00Z">
                                    <w:rPr>
                                      <w:rFonts w:hint="eastAsia"/>
                                    </w:rPr>
                                  </w:rPrChange>
                                </w:rPr>
                                <w:t>蓝牙只需</w:t>
                              </w:r>
                              <w:proofErr w:type="gramEnd"/>
                              <w:r w:rsidRPr="005A46FE">
                                <w:rPr>
                                  <w:rFonts w:hint="eastAsia"/>
                                  <w:b/>
                                  <w:color w:val="FF0000"/>
                                  <w:rPrChange w:id="304" w:author="Administrator" w:date="2015-12-01T15:14:00Z">
                                    <w:rPr>
                                      <w:rFonts w:hint="eastAsia"/>
                                    </w:rPr>
                                  </w:rPrChange>
                                </w:rPr>
                                <w:t>扫描</w:t>
                              </w:r>
                              <w:r w:rsidRPr="005A46FE">
                                <w:rPr>
                                  <w:b/>
                                  <w:color w:val="FF0000"/>
                                  <w:rPrChange w:id="305" w:author="Administrator" w:date="2015-12-01T15:14:00Z">
                                    <w:rPr/>
                                  </w:rPrChange>
                                </w:rPr>
                                <w:t>广播包，将需要的数据解析出来并且打包，然后通过串口传给</w:t>
                              </w:r>
                              <w:r w:rsidRPr="005A46FE">
                                <w:rPr>
                                  <w:rFonts w:hint="eastAsia"/>
                                  <w:b/>
                                  <w:color w:val="FF0000"/>
                                  <w:rPrChange w:id="306" w:author="Administrator" w:date="2015-12-01T15:14:00Z">
                                    <w:rPr>
                                      <w:rFonts w:hint="eastAsia"/>
                                    </w:rPr>
                                  </w:rPrChange>
                                </w:rPr>
                                <w:t>WIFI</w:t>
                              </w:r>
                              <w:r>
                                <w:rPr>
                                  <w:rFonts w:hint="eastAsia"/>
                                </w:rPr>
                                <w:t>;如果</w:t>
                              </w:r>
                              <w:r>
                                <w:t>工作模式是</w:t>
                              </w:r>
                              <w:r w:rsidRPr="005A46FE">
                                <w:rPr>
                                  <w:b/>
                                  <w:color w:val="FF0000"/>
                                  <w:rPrChange w:id="307" w:author="Administrator" w:date="2015-12-01T15:15:00Z">
                                    <w:rPr/>
                                  </w:rPrChange>
                                </w:rPr>
                                <w:t>查询模式</w:t>
                              </w:r>
                              <w:r w:rsidRPr="00DA38CF">
                                <w:rPr>
                                  <w:b/>
                                  <w:rPrChange w:id="308" w:author="Administrator" w:date="2015-12-01T14:48:00Z">
                                    <w:rPr/>
                                  </w:rPrChange>
                                </w:rPr>
                                <w:t>，</w:t>
                              </w:r>
                              <w:proofErr w:type="gramStart"/>
                              <w:r w:rsidRPr="00DA38CF">
                                <w:rPr>
                                  <w:b/>
                                  <w:rPrChange w:id="309" w:author="Administrator" w:date="2015-12-01T14:48:00Z">
                                    <w:rPr/>
                                  </w:rPrChange>
                                </w:rPr>
                                <w:t>蓝牙</w:t>
                              </w:r>
                              <w:r w:rsidRPr="00DA38CF">
                                <w:rPr>
                                  <w:rFonts w:hint="eastAsia"/>
                                  <w:b/>
                                  <w:rPrChange w:id="310" w:author="Administrator" w:date="2015-12-01T14:48:00Z">
                                    <w:rPr>
                                      <w:rFonts w:hint="eastAsia"/>
                                    </w:rPr>
                                  </w:rPrChange>
                                </w:rPr>
                                <w:t>主机</w:t>
                              </w:r>
                              <w:proofErr w:type="gramEnd"/>
                              <w:r w:rsidRPr="00DA38CF">
                                <w:rPr>
                                  <w:b/>
                                  <w:rPrChange w:id="311" w:author="Administrator" w:date="2015-12-01T14:48:00Z">
                                    <w:rPr/>
                                  </w:rPrChange>
                                </w:rPr>
                                <w:t>在每次向从机请求数据时必须先收到上位机通过</w:t>
                              </w:r>
                              <w:r w:rsidRPr="00DA38CF">
                                <w:rPr>
                                  <w:rFonts w:hint="eastAsia"/>
                                  <w:b/>
                                  <w:rPrChange w:id="312" w:author="Administrator" w:date="2015-12-01T14:48:00Z">
                                    <w:rPr>
                                      <w:rFonts w:hint="eastAsia"/>
                                    </w:rPr>
                                  </w:rPrChange>
                                </w:rPr>
                                <w:t>WIFI传过来</w:t>
                              </w:r>
                              <w:r w:rsidRPr="00DA38CF">
                                <w:rPr>
                                  <w:b/>
                                  <w:rPrChange w:id="313" w:author="Administrator" w:date="2015-12-01T14:48:00Z">
                                    <w:rPr/>
                                  </w:rPrChange>
                                </w:rPr>
                                <w:t>的数据请求指令，然后分别对连接的从机设备请求数据，然后将数据打包，再通过串口传给</w:t>
                              </w:r>
                              <w:r w:rsidRPr="00DA38CF">
                                <w:rPr>
                                  <w:rFonts w:hint="eastAsia"/>
                                  <w:b/>
                                  <w:rPrChange w:id="314" w:author="Administrator" w:date="2015-12-01T14:48:00Z">
                                    <w:rPr>
                                      <w:rFonts w:hint="eastAsia"/>
                                    </w:rPr>
                                  </w:rPrChange>
                                </w:rPr>
                                <w:t>WIFI</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67.9pt;margin-top:11.35pt;width:285.4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">
                  <v:textbox style="mso-fit-shape-to-text:t">
                    <w:txbxContent>
                      <w:p w:rsidR="00DA38CF" w:rsidRDefault="00DA38CF" w:rsidP="009D21F6">
                        <w:r w:rsidRPr="004C4A42">
                          <w:rPr>
                            <w:rFonts w:hint="eastAsia"/>
                            <w:b/>
                          </w:rPr>
                          <w:t>注释</w:t>
                        </w:r>
                        <w:r>
                          <w:t>：</w:t>
                        </w:r>
                        <w:r>
                          <w:rPr>
                            <w:rFonts w:hint="eastAsia"/>
                          </w:rPr>
                          <w:t>系统上电</w:t>
                        </w:r>
                        <w:r>
                          <w:t>后，CC2541</w:t>
                        </w:r>
                        <w:r>
                          <w:rPr>
                            <w:rFonts w:hint="eastAsia"/>
                          </w:rPr>
                          <w:t>也先</w:t>
                        </w:r>
                        <w:r>
                          <w:t>进行相关初始化。</w:t>
                        </w:r>
                        <w:r>
                          <w:rPr>
                            <w:rFonts w:hint="eastAsia"/>
                          </w:rPr>
                          <w:t>初始化</w:t>
                        </w:r>
                        <w:r>
                          <w:t>完成后，</w:t>
                        </w:r>
                        <w:r>
                          <w:rPr>
                            <w:rFonts w:hint="eastAsia"/>
                          </w:rPr>
                          <w:t>主机</w:t>
                        </w:r>
                        <w:r>
                          <w:t>在扫描广播包</w:t>
                        </w:r>
                        <w:r>
                          <w:rPr>
                            <w:rFonts w:hint="eastAsia"/>
                          </w:rPr>
                          <w:t>，</w:t>
                        </w:r>
                        <w:r>
                          <w:t>将读取的信息通过串口传给</w:t>
                        </w:r>
                        <w:r>
                          <w:rPr>
                            <w:rFonts w:hint="eastAsia"/>
                          </w:rPr>
                          <w:t>WIFI</w:t>
                        </w:r>
                        <w:ins w:id="315" w:author="Administrator" w:date="2015-12-01T15:07:00Z">
                          <w:r w:rsidR="005A46FE">
                            <w:rPr>
                              <w:rFonts w:hint="eastAsia"/>
                            </w:rPr>
                            <w:t>（</w:t>
                          </w:r>
                          <w:proofErr w:type="gramStart"/>
                          <w:r w:rsidR="005A46FE">
                            <w:rPr>
                              <w:rFonts w:hint="eastAsia"/>
                            </w:rPr>
                            <w:t>蓝牙主机透传</w:t>
                          </w:r>
                          <w:proofErr w:type="gramEnd"/>
                          <w:r w:rsidR="005A46FE">
                            <w:rPr>
                              <w:rFonts w:hint="eastAsia"/>
                            </w:rPr>
                            <w:t>模式？）</w:t>
                          </w:r>
                        </w:ins>
                        <w:r>
                          <w:rPr>
                            <w:rFonts w:hint="eastAsia"/>
                          </w:rPr>
                          <w:t>，</w:t>
                        </w:r>
                        <w:r>
                          <w:t>同时等待串口数据</w:t>
                        </w:r>
                        <w:r>
                          <w:rPr>
                            <w:rFonts w:hint="eastAsia"/>
                          </w:rPr>
                          <w:t>包，</w:t>
                        </w:r>
                        <w:r>
                          <w:t>这个</w:t>
                        </w:r>
                        <w:r>
                          <w:rPr>
                            <w:rFonts w:hint="eastAsia"/>
                          </w:rPr>
                          <w:t>数据</w:t>
                        </w:r>
                        <w:r>
                          <w:t>包用来设置从机</w:t>
                        </w:r>
                        <w:r>
                          <w:rPr>
                            <w:rFonts w:hint="eastAsia"/>
                          </w:rPr>
                          <w:t>，</w:t>
                        </w:r>
                        <w:r>
                          <w:t>如</w:t>
                        </w:r>
                        <w:r w:rsidRPr="005A46FE">
                          <w:rPr>
                            <w:b/>
                            <w:color w:val="FF0000"/>
                            <w:rPrChange w:id="316" w:author="Administrator" w:date="2015-12-01T15:08:00Z">
                              <w:rPr/>
                            </w:rPrChange>
                          </w:rPr>
                          <w:t>设备名称，</w:t>
                        </w:r>
                        <w:proofErr w:type="gramStart"/>
                        <w:r w:rsidRPr="005A46FE">
                          <w:rPr>
                            <w:rFonts w:hint="eastAsia"/>
                            <w:b/>
                            <w:color w:val="FF0000"/>
                            <w:rPrChange w:id="317" w:author="Administrator" w:date="2015-12-01T15:08:00Z">
                              <w:rPr>
                                <w:rFonts w:hint="eastAsia"/>
                              </w:rPr>
                            </w:rPrChange>
                          </w:rPr>
                          <w:t>蓝牙</w:t>
                        </w:r>
                        <w:r w:rsidRPr="005A46FE">
                          <w:rPr>
                            <w:b/>
                            <w:color w:val="FF0000"/>
                            <w:rPrChange w:id="318" w:author="Administrator" w:date="2015-12-01T15:08:00Z">
                              <w:rPr/>
                            </w:rPrChange>
                          </w:rPr>
                          <w:t>连接</w:t>
                        </w:r>
                        <w:proofErr w:type="gramEnd"/>
                        <w:r w:rsidRPr="005A46FE">
                          <w:rPr>
                            <w:b/>
                            <w:color w:val="FF0000"/>
                            <w:rPrChange w:id="319" w:author="Administrator" w:date="2015-12-01T15:08:00Z">
                              <w:rPr/>
                            </w:rPrChange>
                          </w:rPr>
                          <w:t>参数</w:t>
                        </w:r>
                        <w:ins w:id="320" w:author="Administrator" w:date="2015-12-01T15:08:00Z">
                          <w:r w:rsidR="005A46FE">
                            <w:rPr>
                              <w:rFonts w:hint="eastAsia"/>
                            </w:rPr>
                            <w:t>（协议</w:t>
                          </w:r>
                          <w:proofErr w:type="gramStart"/>
                          <w:r w:rsidR="005A46FE">
                            <w:rPr>
                              <w:rFonts w:hint="eastAsia"/>
                            </w:rPr>
                            <w:t>见协议</w:t>
                          </w:r>
                          <w:proofErr w:type="gramEnd"/>
                          <w:r w:rsidR="005A46FE">
                            <w:rPr>
                              <w:rFonts w:hint="eastAsia"/>
                            </w:rPr>
                            <w:t>部分）</w:t>
                          </w:r>
                        </w:ins>
                        <w:r>
                          <w:t>等。</w:t>
                        </w:r>
                        <w:r w:rsidRPr="00EE62A4">
                          <w:rPr>
                            <w:rFonts w:hint="eastAsia"/>
                            <w:b/>
                            <w:u w:val="single"/>
                            <w:rPrChange w:id="321" w:author="龚奇" w:date="2015-11-29T20:13:00Z">
                              <w:rPr>
                                <w:rFonts w:hint="eastAsia"/>
                              </w:rPr>
                            </w:rPrChange>
                          </w:rPr>
                          <w:t>注意</w:t>
                        </w:r>
                        <w:r w:rsidRPr="00EE62A4">
                          <w:rPr>
                            <w:rFonts w:hint="eastAsia"/>
                            <w:u w:val="single"/>
                            <w:rPrChange w:id="322" w:author="龚奇" w:date="2015-11-29T20:13:00Z">
                              <w:rPr>
                                <w:rFonts w:hint="eastAsia"/>
                              </w:rPr>
                            </w:rPrChange>
                          </w:rPr>
                          <w:t>，</w:t>
                        </w:r>
                        <w:proofErr w:type="gramStart"/>
                        <w:r w:rsidRPr="005A46FE">
                          <w:rPr>
                            <w:rFonts w:hint="eastAsia"/>
                            <w:b/>
                            <w:color w:val="FF0000"/>
                            <w:u w:val="single"/>
                            <w:rPrChange w:id="323" w:author="Administrator" w:date="2015-12-01T15:09:00Z">
                              <w:rPr>
                                <w:rFonts w:hint="eastAsia"/>
                              </w:rPr>
                            </w:rPrChange>
                          </w:rPr>
                          <w:t>蓝牙</w:t>
                        </w:r>
                        <w:r w:rsidRPr="005A46FE">
                          <w:rPr>
                            <w:b/>
                            <w:color w:val="FF0000"/>
                            <w:u w:val="single"/>
                            <w:rPrChange w:id="324" w:author="Administrator" w:date="2015-12-01T15:09:00Z">
                              <w:rPr/>
                            </w:rPrChange>
                          </w:rPr>
                          <w:t>主机</w:t>
                        </w:r>
                        <w:proofErr w:type="gramEnd"/>
                        <w:r w:rsidRPr="005A46FE">
                          <w:rPr>
                            <w:b/>
                            <w:color w:val="FF0000"/>
                            <w:u w:val="single"/>
                            <w:rPrChange w:id="325" w:author="Administrator" w:date="2015-12-01T15:09:00Z">
                              <w:rPr/>
                            </w:rPrChange>
                          </w:rPr>
                          <w:t>不会缓存数据，如果</w:t>
                        </w:r>
                        <w:r w:rsidRPr="005A46FE">
                          <w:rPr>
                            <w:rFonts w:hint="eastAsia"/>
                            <w:b/>
                            <w:color w:val="FF0000"/>
                            <w:u w:val="single"/>
                            <w:rPrChange w:id="326" w:author="Administrator" w:date="2015-12-01T15:09:00Z">
                              <w:rPr>
                                <w:rFonts w:hint="eastAsia"/>
                              </w:rPr>
                            </w:rPrChange>
                          </w:rPr>
                          <w:t>整套</w:t>
                        </w:r>
                        <w:r w:rsidRPr="005A46FE">
                          <w:rPr>
                            <w:b/>
                            <w:color w:val="FF0000"/>
                            <w:u w:val="single"/>
                            <w:rPrChange w:id="327" w:author="Administrator" w:date="2015-12-01T15:09:00Z">
                              <w:rPr/>
                            </w:rPrChange>
                          </w:rPr>
                          <w:t>系统是第一次工作，</w:t>
                        </w:r>
                        <w:proofErr w:type="gramStart"/>
                        <w:r w:rsidRPr="005A46FE">
                          <w:rPr>
                            <w:b/>
                            <w:color w:val="FF0000"/>
                            <w:u w:val="single"/>
                            <w:rPrChange w:id="328" w:author="Administrator" w:date="2015-12-01T15:09:00Z">
                              <w:rPr/>
                            </w:rPrChange>
                          </w:rPr>
                          <w:t>蓝牙主机</w:t>
                        </w:r>
                        <w:proofErr w:type="gramEnd"/>
                        <w:r w:rsidRPr="005A46FE">
                          <w:rPr>
                            <w:b/>
                            <w:color w:val="FF0000"/>
                            <w:u w:val="single"/>
                            <w:rPrChange w:id="329" w:author="Administrator" w:date="2015-12-01T15:09:00Z">
                              <w:rPr/>
                            </w:rPrChange>
                          </w:rPr>
                          <w:t>扫描到的从机设备都应该是新设备，主机只负责将扫描到的</w:t>
                        </w:r>
                        <w:r w:rsidRPr="005A46FE">
                          <w:rPr>
                            <w:rFonts w:hint="eastAsia"/>
                            <w:b/>
                            <w:color w:val="FF0000"/>
                            <w:u w:val="single"/>
                            <w:rPrChange w:id="330" w:author="Administrator" w:date="2015-12-01T15:09:00Z">
                              <w:rPr>
                                <w:rFonts w:hint="eastAsia"/>
                              </w:rPr>
                            </w:rPrChange>
                          </w:rPr>
                          <w:t>数据</w:t>
                        </w:r>
                        <w:r w:rsidRPr="005A46FE">
                          <w:rPr>
                            <w:b/>
                            <w:color w:val="FF0000"/>
                            <w:u w:val="single"/>
                            <w:rPrChange w:id="331" w:author="Administrator" w:date="2015-12-01T15:09:00Z">
                              <w:rPr/>
                            </w:rPrChange>
                          </w:rPr>
                          <w:t>上传，上位</w:t>
                        </w:r>
                        <w:proofErr w:type="gramStart"/>
                        <w:r w:rsidRPr="005A46FE">
                          <w:rPr>
                            <w:b/>
                            <w:color w:val="FF0000"/>
                            <w:u w:val="single"/>
                            <w:rPrChange w:id="332" w:author="Administrator" w:date="2015-12-01T15:09:00Z">
                              <w:rPr/>
                            </w:rPrChange>
                          </w:rPr>
                          <w:t>机端会通过</w:t>
                        </w:r>
                        <w:proofErr w:type="gramEnd"/>
                        <w:r w:rsidRPr="005A46FE">
                          <w:rPr>
                            <w:b/>
                            <w:color w:val="FF0000"/>
                            <w:u w:val="single"/>
                            <w:rPrChange w:id="333" w:author="Administrator" w:date="2015-12-01T15:09:00Z">
                              <w:rPr/>
                            </w:rPrChange>
                          </w:rPr>
                          <w:t>查询自己的数据库判断扫描到的设备是否是新设备</w:t>
                        </w:r>
                        <w:r w:rsidRPr="00EE62A4">
                          <w:rPr>
                            <w:u w:val="single"/>
                            <w:rPrChange w:id="334" w:author="龚奇" w:date="2015-11-29T20:13:00Z">
                              <w:rPr/>
                            </w:rPrChange>
                          </w:rPr>
                          <w:t>。</w:t>
                        </w:r>
                        <w:r>
                          <w:t>如果</w:t>
                        </w:r>
                        <w:r>
                          <w:rPr>
                            <w:rFonts w:hint="eastAsia"/>
                          </w:rPr>
                          <w:t>整套</w:t>
                        </w:r>
                        <w:r>
                          <w:t>系统</w:t>
                        </w:r>
                        <w:r>
                          <w:rPr>
                            <w:rFonts w:hint="eastAsia"/>
                          </w:rPr>
                          <w:t>工作于</w:t>
                        </w:r>
                        <w:r w:rsidRPr="005A46FE">
                          <w:rPr>
                            <w:color w:val="FF0000"/>
                            <w:rPrChange w:id="335" w:author="Administrator" w:date="2015-12-01T15:15:00Z">
                              <w:rPr/>
                            </w:rPrChange>
                          </w:rPr>
                          <w:t>广播模式</w:t>
                        </w:r>
                        <w:r>
                          <w:rPr>
                            <w:rFonts w:hint="eastAsia"/>
                          </w:rPr>
                          <w:t>，</w:t>
                        </w:r>
                        <w:proofErr w:type="gramStart"/>
                        <w:r w:rsidRPr="005A46FE">
                          <w:rPr>
                            <w:rFonts w:hint="eastAsia"/>
                            <w:b/>
                            <w:color w:val="FF0000"/>
                            <w:rPrChange w:id="336" w:author="Administrator" w:date="2015-12-01T15:14:00Z">
                              <w:rPr>
                                <w:rFonts w:hint="eastAsia"/>
                              </w:rPr>
                            </w:rPrChange>
                          </w:rPr>
                          <w:t>蓝牙只需</w:t>
                        </w:r>
                        <w:proofErr w:type="gramEnd"/>
                        <w:r w:rsidRPr="005A46FE">
                          <w:rPr>
                            <w:rFonts w:hint="eastAsia"/>
                            <w:b/>
                            <w:color w:val="FF0000"/>
                            <w:rPrChange w:id="337" w:author="Administrator" w:date="2015-12-01T15:14:00Z">
                              <w:rPr>
                                <w:rFonts w:hint="eastAsia"/>
                              </w:rPr>
                            </w:rPrChange>
                          </w:rPr>
                          <w:t>扫描</w:t>
                        </w:r>
                        <w:r w:rsidRPr="005A46FE">
                          <w:rPr>
                            <w:b/>
                            <w:color w:val="FF0000"/>
                            <w:rPrChange w:id="338" w:author="Administrator" w:date="2015-12-01T15:14:00Z">
                              <w:rPr/>
                            </w:rPrChange>
                          </w:rPr>
                          <w:t>广播包，将需要的数据解析出来并且打包，然后通过串口传给</w:t>
                        </w:r>
                        <w:r w:rsidRPr="005A46FE">
                          <w:rPr>
                            <w:rFonts w:hint="eastAsia"/>
                            <w:b/>
                            <w:color w:val="FF0000"/>
                            <w:rPrChange w:id="339" w:author="Administrator" w:date="2015-12-01T15:14:00Z">
                              <w:rPr>
                                <w:rFonts w:hint="eastAsia"/>
                              </w:rPr>
                            </w:rPrChange>
                          </w:rPr>
                          <w:t>WIFI</w:t>
                        </w:r>
                        <w:r>
                          <w:rPr>
                            <w:rFonts w:hint="eastAsia"/>
                          </w:rPr>
                          <w:t>;如果</w:t>
                        </w:r>
                        <w:r>
                          <w:t>工作模式是</w:t>
                        </w:r>
                        <w:r w:rsidRPr="005A46FE">
                          <w:rPr>
                            <w:b/>
                            <w:color w:val="FF0000"/>
                            <w:rPrChange w:id="340" w:author="Administrator" w:date="2015-12-01T15:15:00Z">
                              <w:rPr/>
                            </w:rPrChange>
                          </w:rPr>
                          <w:t>查询模式</w:t>
                        </w:r>
                        <w:r w:rsidRPr="00DA38CF">
                          <w:rPr>
                            <w:b/>
                            <w:rPrChange w:id="341" w:author="Administrator" w:date="2015-12-01T14:48:00Z">
                              <w:rPr/>
                            </w:rPrChange>
                          </w:rPr>
                          <w:t>，</w:t>
                        </w:r>
                        <w:proofErr w:type="gramStart"/>
                        <w:r w:rsidRPr="00DA38CF">
                          <w:rPr>
                            <w:b/>
                            <w:rPrChange w:id="342" w:author="Administrator" w:date="2015-12-01T14:48:00Z">
                              <w:rPr/>
                            </w:rPrChange>
                          </w:rPr>
                          <w:t>蓝牙</w:t>
                        </w:r>
                        <w:r w:rsidRPr="00DA38CF">
                          <w:rPr>
                            <w:rFonts w:hint="eastAsia"/>
                            <w:b/>
                            <w:rPrChange w:id="343" w:author="Administrator" w:date="2015-12-01T14:48:00Z">
                              <w:rPr>
                                <w:rFonts w:hint="eastAsia"/>
                              </w:rPr>
                            </w:rPrChange>
                          </w:rPr>
                          <w:t>主机</w:t>
                        </w:r>
                        <w:proofErr w:type="gramEnd"/>
                        <w:r w:rsidRPr="00DA38CF">
                          <w:rPr>
                            <w:b/>
                            <w:rPrChange w:id="344" w:author="Administrator" w:date="2015-12-01T14:48:00Z">
                              <w:rPr/>
                            </w:rPrChange>
                          </w:rPr>
                          <w:t>在每次向从机请求数据时必须先收到上位机通过</w:t>
                        </w:r>
                        <w:r w:rsidRPr="00DA38CF">
                          <w:rPr>
                            <w:rFonts w:hint="eastAsia"/>
                            <w:b/>
                            <w:rPrChange w:id="345" w:author="Administrator" w:date="2015-12-01T14:48:00Z">
                              <w:rPr>
                                <w:rFonts w:hint="eastAsia"/>
                              </w:rPr>
                            </w:rPrChange>
                          </w:rPr>
                          <w:t>WIFI传过来</w:t>
                        </w:r>
                        <w:r w:rsidRPr="00DA38CF">
                          <w:rPr>
                            <w:b/>
                            <w:rPrChange w:id="346" w:author="Administrator" w:date="2015-12-01T14:48:00Z">
                              <w:rPr/>
                            </w:rPrChange>
                          </w:rPr>
                          <w:t>的数据请求指令，然后分别对连接的从机设备请求数据，然后将数据打包，再通过串口传给</w:t>
                        </w:r>
                        <w:r w:rsidRPr="00DA38CF">
                          <w:rPr>
                            <w:rFonts w:hint="eastAsia"/>
                            <w:b/>
                            <w:rPrChange w:id="347" w:author="Administrator" w:date="2015-12-01T14:48:00Z">
                              <w:rPr>
                                <w:rFonts w:hint="eastAsia"/>
                              </w:rPr>
                            </w:rPrChange>
                          </w:rPr>
                          <w:t>WIFI</w:t>
                        </w:r>
                        <w:r>
                          <w:rPr>
                            <w:rFonts w:hint="eastAsia"/>
                          </w:rPr>
                          <w:t>。</w:t>
                        </w:r>
                      </w:p>
                    </w:txbxContent>
                  </v:textbox>
                  <w10:wrap type="square"/>
                </v:shape>
              </w:pict>
            </mc:Fallback>
          </mc:AlternateContent>
        </w:r>
        <w:r>
          <w:rPr>
            <w:rFonts w:hint="eastAsia"/>
            <w:noProof/>
          </w:rPr>
          <mc:AlternateContent>
            <mc:Choice Requires="wps">
              <w:drawing>
                <wp:anchor distT="0" distB="0" distL="114300" distR="114300" simplePos="0" relativeHeight="251686912" behindDoc="0" locked="0" layoutInCell="1" allowOverlap="1" wp14:anchorId="43871F0F" wp14:editId="31BF5133">
                  <wp:simplePos x="0" y="0"/>
                  <wp:positionH relativeFrom="column">
                    <wp:posOffset>512030</wp:posOffset>
                  </wp:positionH>
                  <wp:positionV relativeFrom="paragraph">
                    <wp:posOffset>17145</wp:posOffset>
                  </wp:positionV>
                  <wp:extent cx="1314450" cy="561975"/>
                  <wp:effectExtent l="0" t="0" r="19050" b="28575"/>
                  <wp:wrapNone/>
                  <wp:docPr id="25" name="椭圆 25"/>
                  <wp:cNvGraphicFramePr/>
                  <a:graphic xmlns:a="http://schemas.openxmlformats.org/drawingml/2006/main">
                    <a:graphicData uri="http://schemas.microsoft.com/office/word/2010/wordprocessingShape">
                      <wps:wsp>
                        <wps:cNvSpPr/>
                        <wps:spPr>
                          <a:xfrm>
                            <a:off x="0" y="0"/>
                            <a:ext cx="1314450" cy="561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5" o:spid="_x0000_s1040" style="position:absolute;left:0;text-align:left;margin-left:40.3pt;margin-top:1.35pt;width:103.5pt;height:44.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" filled="f" strokecolor="#1f4d78 [1604]" strokeweight="1pt">
                  <v:stroke joinstyle="miter"/>
                  <v:textbo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开始</w:t>
                        </w:r>
                      </w:p>
                    </w:txbxContent>
                  </v:textbox>
                </v:oval>
              </w:pict>
            </mc:Fallback>
          </mc:AlternateContent>
        </w:r>
      </w:ins>
    </w:p>
    <w:p w:rsidR="009D21F6" w:rsidRDefault="009D21F6" w:rsidP="009D21F6">
      <w:pPr>
        <w:rPr>
          <w:ins w:id="348" w:author="龚奇" w:date="2015-11-29T20:03:00Z"/>
        </w:rPr>
      </w:pPr>
      <w:ins w:id="349" w:author="龚奇" w:date="2015-11-29T20:03:00Z">
        <w:r>
          <w:rPr>
            <w:rFonts w:hint="eastAsia"/>
            <w:noProof/>
          </w:rPr>
          <mc:AlternateContent>
            <mc:Choice Requires="wps">
              <w:drawing>
                <wp:anchor distT="0" distB="0" distL="114300" distR="114300" simplePos="0" relativeHeight="251687936" behindDoc="0" locked="0" layoutInCell="1" allowOverlap="1" wp14:anchorId="139AE7B3" wp14:editId="38B76D28">
                  <wp:simplePos x="0" y="0"/>
                  <wp:positionH relativeFrom="column">
                    <wp:posOffset>1113763</wp:posOffset>
                  </wp:positionH>
                  <wp:positionV relativeFrom="paragraph">
                    <wp:posOffset>181555</wp:posOffset>
                  </wp:positionV>
                  <wp:extent cx="9525" cy="438150"/>
                  <wp:effectExtent l="38100" t="0" r="66675" b="57150"/>
                  <wp:wrapNone/>
                  <wp:docPr id="26" name="直接箭头连接符 26"/>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DE8BA91" id="直接箭头连接符 26" o:spid="_x0000_s1026" type="#_x0000_t32" style="position:absolute;left:0;text-align:left;margin-left:87.7pt;margin-top:14.3pt;width:.75pt;height:3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" strokecolor="#5b9bd5 [3204]" strokeweight=".5pt">
                  <v:stroke endarrow="block" joinstyle="miter"/>
                </v:shape>
              </w:pict>
            </mc:Fallback>
          </mc:AlternateContent>
        </w:r>
      </w:ins>
    </w:p>
    <w:p w:rsidR="009D21F6" w:rsidRDefault="009D21F6" w:rsidP="009D21F6">
      <w:pPr>
        <w:rPr>
          <w:ins w:id="350" w:author="龚奇" w:date="2015-11-29T20:03:00Z"/>
        </w:rPr>
      </w:pPr>
      <w:ins w:id="351" w:author="龚奇" w:date="2015-11-29T20:03:00Z">
        <w:r>
          <w:rPr>
            <w:noProof/>
          </w:rPr>
          <mc:AlternateContent>
            <mc:Choice Requires="wps">
              <w:drawing>
                <wp:anchor distT="0" distB="0" distL="114300" distR="114300" simplePos="0" relativeHeight="251688960" behindDoc="0" locked="0" layoutInCell="1" allowOverlap="1" wp14:anchorId="6FE37B09" wp14:editId="04F3EA81">
                  <wp:simplePos x="0" y="0"/>
                  <wp:positionH relativeFrom="column">
                    <wp:posOffset>469265</wp:posOffset>
                  </wp:positionH>
                  <wp:positionV relativeFrom="paragraph">
                    <wp:posOffset>237518</wp:posOffset>
                  </wp:positionV>
                  <wp:extent cx="1326382" cy="477297"/>
                  <wp:effectExtent l="0" t="0" r="26670" b="18415"/>
                  <wp:wrapNone/>
                  <wp:docPr id="27" name="矩形 27"/>
                  <wp:cNvGraphicFramePr/>
                  <a:graphic xmlns:a="http://schemas.openxmlformats.org/drawingml/2006/main">
                    <a:graphicData uri="http://schemas.microsoft.com/office/word/2010/wordprocessingShape">
                      <wps:wsp>
                        <wps:cNvSpPr/>
                        <wps:spPr>
                          <a:xfrm>
                            <a:off x="0" y="0"/>
                            <a:ext cx="1326382" cy="4772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设备</w:t>
                              </w:r>
                              <w:r w:rsidRPr="004C4A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硬件初始化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7" o:spid="_x0000_s1041" style="position:absolute;left:0;text-align:left;margin-left:36.95pt;margin-top:18.7pt;width:104.45pt;height:37.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" filled="f" strokecolor="#1f4d78 [1604]" strokeweight="1pt">
                  <v:textbo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A42">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设备</w:t>
                        </w:r>
                        <w:r w:rsidRPr="004C4A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硬件初始化</w:t>
                        </w:r>
                      </w:p>
                    </w:txbxContent>
                  </v:textbox>
                </v:rect>
              </w:pict>
            </mc:Fallback>
          </mc:AlternateContent>
        </w:r>
      </w:ins>
    </w:p>
    <w:p w:rsidR="009D21F6" w:rsidRDefault="009D21F6" w:rsidP="009D21F6">
      <w:pPr>
        <w:rPr>
          <w:ins w:id="352" w:author="龚奇" w:date="2015-11-29T20:03:00Z"/>
        </w:rPr>
      </w:pPr>
      <w:ins w:id="353" w:author="龚奇" w:date="2015-11-29T20:03:00Z">
        <w:r>
          <w:rPr>
            <w:noProof/>
          </w:rPr>
          <mc:AlternateContent>
            <mc:Choice Requires="wps">
              <w:drawing>
                <wp:anchor distT="0" distB="0" distL="114300" distR="114300" simplePos="0" relativeHeight="251689984" behindDoc="0" locked="0" layoutInCell="1" allowOverlap="1" wp14:anchorId="1C780F70" wp14:editId="44F4F47C">
                  <wp:simplePos x="0" y="0"/>
                  <wp:positionH relativeFrom="column">
                    <wp:posOffset>1112216</wp:posOffset>
                  </wp:positionH>
                  <wp:positionV relativeFrom="paragraph">
                    <wp:posOffset>326390</wp:posOffset>
                  </wp:positionV>
                  <wp:extent cx="10049" cy="422030"/>
                  <wp:effectExtent l="38100" t="0" r="66675" b="54610"/>
                  <wp:wrapNone/>
                  <wp:docPr id="28" name="直接箭头连接符 28"/>
                  <wp:cNvGraphicFramePr/>
                  <a:graphic xmlns:a="http://schemas.openxmlformats.org/drawingml/2006/main">
                    <a:graphicData uri="http://schemas.microsoft.com/office/word/2010/wordprocessingShape">
                      <wps:wsp>
                        <wps:cNvCnPr/>
                        <wps:spPr>
                          <a:xfrm>
                            <a:off x="0" y="0"/>
                            <a:ext cx="10049" cy="422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4398EDD" id="直接箭头连接符 28" o:spid="_x0000_s1026" type="#_x0000_t32" style="position:absolute;left:0;text-align:left;margin-left:87.6pt;margin-top:25.7pt;width:.8pt;height:33.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" strokecolor="#5b9bd5 [3204]" strokeweight=".5pt">
                  <v:stroke endarrow="block" joinstyle="miter"/>
                </v:shape>
              </w:pict>
            </mc:Fallback>
          </mc:AlternateContent>
        </w:r>
      </w:ins>
    </w:p>
    <w:p w:rsidR="009D21F6" w:rsidRDefault="009D21F6" w:rsidP="009D21F6">
      <w:pPr>
        <w:rPr>
          <w:ins w:id="354" w:author="龚奇" w:date="2015-11-29T20:03:00Z"/>
        </w:rPr>
      </w:pPr>
      <w:ins w:id="355" w:author="龚奇" w:date="2015-11-29T20:03:00Z">
        <w:r>
          <w:rPr>
            <w:noProof/>
          </w:rPr>
          <mc:AlternateContent>
            <mc:Choice Requires="wps">
              <w:drawing>
                <wp:anchor distT="0" distB="0" distL="114300" distR="114300" simplePos="0" relativeHeight="251691008" behindDoc="0" locked="0" layoutInCell="1" allowOverlap="1" wp14:anchorId="045406C0" wp14:editId="2693B517">
                  <wp:simplePos x="0" y="0"/>
                  <wp:positionH relativeFrom="column">
                    <wp:posOffset>499717</wp:posOffset>
                  </wp:positionH>
                  <wp:positionV relativeFrom="paragraph">
                    <wp:posOffset>347511</wp:posOffset>
                  </wp:positionV>
                  <wp:extent cx="1341455" cy="492369"/>
                  <wp:effectExtent l="0" t="0" r="11430" b="22225"/>
                  <wp:wrapNone/>
                  <wp:docPr id="29" name="矩形 29"/>
                  <wp:cNvGraphicFramePr/>
                  <a:graphic xmlns:a="http://schemas.openxmlformats.org/drawingml/2006/main">
                    <a:graphicData uri="http://schemas.microsoft.com/office/word/2010/wordprocessingShape">
                      <wps:wsp>
                        <wps:cNvSpPr/>
                        <wps:spPr>
                          <a:xfrm>
                            <a:off x="0" y="0"/>
                            <a:ext cx="1341455" cy="492369"/>
                          </a:xfrm>
                          <a:prstGeom prst="rect">
                            <a:avLst/>
                          </a:prstGeom>
                          <a:no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协议</w:t>
                              </w:r>
                              <w:proofErr w:type="gramStart"/>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栈</w:t>
                              </w:r>
                              <w:proofErr w:type="gramEnd"/>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9" o:spid="_x0000_s1042" style="position:absolute;left:0;text-align:left;margin-left:39.35pt;margin-top:27.35pt;width:105.65pt;height:38.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" filled="f" strokecolor="#4472c4 [3208]" strokeweight="1pt">
                  <v:textbo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协议</w:t>
                        </w:r>
                        <w:proofErr w:type="gramStart"/>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栈</w:t>
                        </w:r>
                        <w:proofErr w:type="gramEnd"/>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初始化</w:t>
                        </w:r>
                      </w:p>
                    </w:txbxContent>
                  </v:textbox>
                </v:rect>
              </w:pict>
            </mc:Fallback>
          </mc:AlternateContent>
        </w:r>
      </w:ins>
    </w:p>
    <w:p w:rsidR="009D21F6" w:rsidRDefault="009D21F6" w:rsidP="009D21F6">
      <w:pPr>
        <w:rPr>
          <w:ins w:id="356" w:author="龚奇" w:date="2015-11-29T20:03:00Z"/>
        </w:rPr>
      </w:pPr>
    </w:p>
    <w:p w:rsidR="009D21F6" w:rsidRDefault="009D21F6" w:rsidP="009D21F6">
      <w:pPr>
        <w:rPr>
          <w:ins w:id="357" w:author="龚奇" w:date="2015-11-29T20:03:00Z"/>
        </w:rPr>
      </w:pPr>
      <w:ins w:id="358" w:author="龚奇" w:date="2015-11-29T20:03:00Z">
        <w:r>
          <w:rPr>
            <w:noProof/>
          </w:rPr>
          <mc:AlternateContent>
            <mc:Choice Requires="wps">
              <w:drawing>
                <wp:anchor distT="0" distB="0" distL="114300" distR="114300" simplePos="0" relativeHeight="251693056" behindDoc="0" locked="0" layoutInCell="1" allowOverlap="1" wp14:anchorId="0B96F5D2" wp14:editId="39613130">
                  <wp:simplePos x="0" y="0"/>
                  <wp:positionH relativeFrom="column">
                    <wp:posOffset>1110311</wp:posOffset>
                  </wp:positionH>
                  <wp:positionV relativeFrom="paragraph">
                    <wp:posOffset>56818</wp:posOffset>
                  </wp:positionV>
                  <wp:extent cx="5024" cy="457200"/>
                  <wp:effectExtent l="76200" t="0" r="71755" b="57150"/>
                  <wp:wrapNone/>
                  <wp:docPr id="30" name="直接箭头连接符 30"/>
                  <wp:cNvGraphicFramePr/>
                  <a:graphic xmlns:a="http://schemas.openxmlformats.org/drawingml/2006/main">
                    <a:graphicData uri="http://schemas.microsoft.com/office/word/2010/wordprocessingShape">
                      <wps:wsp>
                        <wps:cNvCnPr/>
                        <wps:spPr>
                          <a:xfrm>
                            <a:off x="0" y="0"/>
                            <a:ext cx="5024"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D26547F" id="直接箭头连接符 30" o:spid="_x0000_s1026" type="#_x0000_t32" style="position:absolute;left:0;text-align:left;margin-left:87.45pt;margin-top:4.45pt;width:.4pt;height:3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" strokecolor="#5b9bd5 [3204]" strokeweight=".5pt">
                  <v:stroke endarrow="block" joinstyle="miter"/>
                </v:shape>
              </w:pict>
            </mc:Fallback>
          </mc:AlternateContent>
        </w:r>
      </w:ins>
    </w:p>
    <w:p w:rsidR="009D21F6" w:rsidRDefault="009D21F6" w:rsidP="009D21F6">
      <w:pPr>
        <w:rPr>
          <w:ins w:id="359" w:author="龚奇" w:date="2015-11-29T20:03:00Z"/>
        </w:rPr>
      </w:pPr>
      <w:ins w:id="360" w:author="龚奇" w:date="2015-11-29T20:03:00Z">
        <w:r>
          <w:rPr>
            <w:noProof/>
          </w:rPr>
          <mc:AlternateContent>
            <mc:Choice Requires="wps">
              <w:drawing>
                <wp:anchor distT="0" distB="0" distL="114300" distR="114300" simplePos="0" relativeHeight="251692032" behindDoc="0" locked="0" layoutInCell="1" allowOverlap="1" wp14:anchorId="60A8C53E" wp14:editId="45A3CE50">
                  <wp:simplePos x="0" y="0"/>
                  <wp:positionH relativeFrom="column">
                    <wp:posOffset>440939</wp:posOffset>
                  </wp:positionH>
                  <wp:positionV relativeFrom="paragraph">
                    <wp:posOffset>133958</wp:posOffset>
                  </wp:positionV>
                  <wp:extent cx="1416817" cy="467249"/>
                  <wp:effectExtent l="0" t="0" r="12065" b="28575"/>
                  <wp:wrapNone/>
                  <wp:docPr id="31" name="矩形 31"/>
                  <wp:cNvGraphicFramePr/>
                  <a:graphic xmlns:a="http://schemas.openxmlformats.org/drawingml/2006/main">
                    <a:graphicData uri="http://schemas.microsoft.com/office/word/2010/wordprocessingShape">
                      <wps:wsp>
                        <wps:cNvSpPr/>
                        <wps:spPr>
                          <a:xfrm>
                            <a:off x="0" y="0"/>
                            <a:ext cx="1416817" cy="4672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扫描广播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1" o:spid="_x0000_s1043" style="position:absolute;left:0;text-align:left;margin-left:34.7pt;margin-top:10.55pt;width:111.55pt;height:36.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" filled="f" strokecolor="#1f4d78 [1604]" strokeweight="1pt">
                  <v:textbo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扫描广播</w:t>
                        </w:r>
                      </w:p>
                    </w:txbxContent>
                  </v:textbox>
                </v:rect>
              </w:pict>
            </mc:Fallback>
          </mc:AlternateContent>
        </w:r>
      </w:ins>
    </w:p>
    <w:p w:rsidR="009D21F6" w:rsidRDefault="009D21F6" w:rsidP="009D21F6">
      <w:pPr>
        <w:rPr>
          <w:ins w:id="361" w:author="龚奇" w:date="2015-11-29T20:03:00Z"/>
        </w:rPr>
      </w:pPr>
      <w:ins w:id="362" w:author="龚奇" w:date="2015-11-29T20:03:00Z">
        <w:r>
          <w:rPr>
            <w:noProof/>
          </w:rPr>
          <mc:AlternateContent>
            <mc:Choice Requires="wps">
              <w:drawing>
                <wp:anchor distT="0" distB="0" distL="114300" distR="114300" simplePos="0" relativeHeight="251694080" behindDoc="0" locked="0" layoutInCell="1" allowOverlap="1" wp14:anchorId="382EB764" wp14:editId="733E597B">
                  <wp:simplePos x="0" y="0"/>
                  <wp:positionH relativeFrom="column">
                    <wp:posOffset>1106805</wp:posOffset>
                  </wp:positionH>
                  <wp:positionV relativeFrom="paragraph">
                    <wp:posOffset>219379</wp:posOffset>
                  </wp:positionV>
                  <wp:extent cx="0" cy="371789"/>
                  <wp:effectExtent l="76200" t="0" r="76200" b="47625"/>
                  <wp:wrapNone/>
                  <wp:docPr id="192" name="直接箭头连接符 192"/>
                  <wp:cNvGraphicFramePr/>
                  <a:graphic xmlns:a="http://schemas.openxmlformats.org/drawingml/2006/main">
                    <a:graphicData uri="http://schemas.microsoft.com/office/word/2010/wordprocessingShape">
                      <wps:wsp>
                        <wps:cNvCnPr/>
                        <wps:spPr>
                          <a:xfrm>
                            <a:off x="0" y="0"/>
                            <a:ext cx="0" cy="371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2C86AEC" id="直接箭头连接符 192" o:spid="_x0000_s1026" type="#_x0000_t32" style="position:absolute;left:0;text-align:left;margin-left:87.15pt;margin-top:17.25pt;width:0;height:29.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" strokecolor="#5b9bd5 [3204]" strokeweight=".5pt">
                  <v:stroke endarrow="block" joinstyle="miter"/>
                </v:shape>
              </w:pict>
            </mc:Fallback>
          </mc:AlternateContent>
        </w:r>
      </w:ins>
    </w:p>
    <w:p w:rsidR="009D21F6" w:rsidRDefault="009D21F6" w:rsidP="009D21F6">
      <w:pPr>
        <w:rPr>
          <w:ins w:id="363" w:author="龚奇" w:date="2015-11-29T20:03:00Z"/>
        </w:rPr>
      </w:pPr>
      <w:ins w:id="364" w:author="龚奇" w:date="2015-11-29T20:03:00Z">
        <w:r>
          <w:rPr>
            <w:noProof/>
          </w:rPr>
          <mc:AlternateContent>
            <mc:Choice Requires="wps">
              <w:drawing>
                <wp:anchor distT="0" distB="0" distL="114300" distR="114300" simplePos="0" relativeHeight="251695104" behindDoc="0" locked="0" layoutInCell="1" allowOverlap="1" wp14:anchorId="39FBC1F0" wp14:editId="0A4BF094">
                  <wp:simplePos x="0" y="0"/>
                  <wp:positionH relativeFrom="column">
                    <wp:posOffset>184812</wp:posOffset>
                  </wp:positionH>
                  <wp:positionV relativeFrom="paragraph">
                    <wp:posOffset>211455</wp:posOffset>
                  </wp:positionV>
                  <wp:extent cx="1948069" cy="472272"/>
                  <wp:effectExtent l="0" t="0" r="14605" b="23495"/>
                  <wp:wrapNone/>
                  <wp:docPr id="193" name="矩形 193"/>
                  <wp:cNvGraphicFramePr/>
                  <a:graphic xmlns:a="http://schemas.openxmlformats.org/drawingml/2006/main">
                    <a:graphicData uri="http://schemas.microsoft.com/office/word/2010/wordprocessingShape">
                      <wps:wsp>
                        <wps:cNvSpPr/>
                        <wps:spPr>
                          <a:xfrm>
                            <a:off x="0" y="0"/>
                            <a:ext cx="1948069" cy="47227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根据上位机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参数设置从机工作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93" o:spid="_x0000_s1044" style="position:absolute;left:0;text-align:left;margin-left:14.55pt;margin-top:16.65pt;width:153.4pt;height:37.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" filled="f" strokecolor="#1f4d78 [1604]" strokeweight="1pt">
                  <v:textbo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根据上位机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参数设置从机工作</w:t>
                        </w:r>
                      </w:p>
                    </w:txbxContent>
                  </v:textbox>
                </v:rect>
              </w:pict>
            </mc:Fallback>
          </mc:AlternateContent>
        </w:r>
      </w:ins>
    </w:p>
    <w:p w:rsidR="009D21F6" w:rsidRDefault="009D21F6" w:rsidP="009D21F6">
      <w:pPr>
        <w:rPr>
          <w:ins w:id="365" w:author="龚奇" w:date="2015-11-29T20:03:00Z"/>
        </w:rPr>
      </w:pPr>
      <w:ins w:id="366" w:author="龚奇" w:date="2015-11-29T20:03:00Z">
        <w:r>
          <w:rPr>
            <w:noProof/>
          </w:rPr>
          <mc:AlternateContent>
            <mc:Choice Requires="wps">
              <w:drawing>
                <wp:anchor distT="0" distB="0" distL="114300" distR="114300" simplePos="0" relativeHeight="251696128" behindDoc="0" locked="0" layoutInCell="1" allowOverlap="1" wp14:anchorId="1E590FD2" wp14:editId="59C0ABA7">
                  <wp:simplePos x="0" y="0"/>
                  <wp:positionH relativeFrom="column">
                    <wp:posOffset>1109676</wp:posOffset>
                  </wp:positionH>
                  <wp:positionV relativeFrom="paragraph">
                    <wp:posOffset>301625</wp:posOffset>
                  </wp:positionV>
                  <wp:extent cx="8255" cy="404495"/>
                  <wp:effectExtent l="38100" t="0" r="67945" b="52705"/>
                  <wp:wrapNone/>
                  <wp:docPr id="194" name="直接箭头连接符 194"/>
                  <wp:cNvGraphicFramePr/>
                  <a:graphic xmlns:a="http://schemas.openxmlformats.org/drawingml/2006/main">
                    <a:graphicData uri="http://schemas.microsoft.com/office/word/2010/wordprocessingShape">
                      <wps:wsp>
                        <wps:cNvCnPr/>
                        <wps:spPr>
                          <a:xfrm>
                            <a:off x="0" y="0"/>
                            <a:ext cx="8255" cy="40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B69455" id="直接箭头连接符 194" o:spid="_x0000_s1026" type="#_x0000_t32" style="position:absolute;left:0;text-align:left;margin-left:87.4pt;margin-top:23.75pt;width:.65pt;height:31.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" strokecolor="#5b9bd5 [3204]" strokeweight=".5pt">
                  <v:stroke endarrow="block" joinstyle="miter"/>
                </v:shape>
              </w:pict>
            </mc:Fallback>
          </mc:AlternateContent>
        </w:r>
      </w:ins>
    </w:p>
    <w:p w:rsidR="009D21F6" w:rsidRDefault="009D21F6" w:rsidP="009D21F6">
      <w:pPr>
        <w:rPr>
          <w:ins w:id="367" w:author="龚奇" w:date="2015-11-29T20:03:00Z"/>
        </w:rPr>
      </w:pPr>
      <w:ins w:id="368" w:author="龚奇" w:date="2015-11-29T20:03:00Z">
        <w:r>
          <w:rPr>
            <w:noProof/>
          </w:rPr>
          <mc:AlternateContent>
            <mc:Choice Requires="wps">
              <w:drawing>
                <wp:anchor distT="0" distB="0" distL="114300" distR="114300" simplePos="0" relativeHeight="251697152" behindDoc="0" locked="0" layoutInCell="1" allowOverlap="1" wp14:anchorId="4F8600A1" wp14:editId="62D30DF5">
                  <wp:simplePos x="0" y="0"/>
                  <wp:positionH relativeFrom="column">
                    <wp:posOffset>375699</wp:posOffset>
                  </wp:positionH>
                  <wp:positionV relativeFrom="paragraph">
                    <wp:posOffset>318052</wp:posOffset>
                  </wp:positionV>
                  <wp:extent cx="1598213" cy="811033"/>
                  <wp:effectExtent l="0" t="0" r="21590" b="27305"/>
                  <wp:wrapNone/>
                  <wp:docPr id="195" name="矩形 195"/>
                  <wp:cNvGraphicFramePr/>
                  <a:graphic xmlns:a="http://schemas.openxmlformats.org/drawingml/2006/main">
                    <a:graphicData uri="http://schemas.microsoft.com/office/word/2010/wordprocessingShape">
                      <wps:wsp>
                        <wps:cNvSpPr/>
                        <wps:spPr>
                          <a:xfrm>
                            <a:off x="0" y="0"/>
                            <a:ext cx="1598213" cy="8110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接收从机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数据，打包，转发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5" o:spid="_x0000_s1045" style="position:absolute;left:0;text-align:left;margin-left:29.6pt;margin-top:25.05pt;width:125.85pt;height:63.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" filled="f" strokecolor="#1f4d78 [1604]" strokeweight="1pt">
                  <v:textbox>
                    <w:txbxContent>
                      <w:p w:rsidR="00DA38CF" w:rsidRPr="004C4A42" w:rsidRDefault="00DA38CF" w:rsidP="009D21F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接收从机</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数据，打包，转发</w:t>
                        </w:r>
                      </w:p>
                    </w:txbxContent>
                  </v:textbox>
                </v:rect>
              </w:pict>
            </mc:Fallback>
          </mc:AlternateContent>
        </w:r>
      </w:ins>
    </w:p>
    <w:p w:rsidR="009D21F6" w:rsidRDefault="009D21F6" w:rsidP="009D21F6">
      <w:pPr>
        <w:rPr>
          <w:ins w:id="369" w:author="龚奇" w:date="2015-11-29T20:03:00Z"/>
        </w:rPr>
      </w:pPr>
    </w:p>
    <w:p w:rsidR="009D21F6" w:rsidRDefault="009D21F6" w:rsidP="00875000">
      <w:pPr>
        <w:rPr>
          <w:ins w:id="370" w:author="Administrator" w:date="2015-12-01T15:52:00Z"/>
          <w:rFonts w:hint="eastAsia"/>
        </w:rPr>
      </w:pPr>
    </w:p>
    <w:p w:rsidR="0072798A" w:rsidRDefault="0072798A" w:rsidP="00875000">
      <w:pPr>
        <w:rPr>
          <w:ins w:id="371" w:author="Administrator" w:date="2015-12-01T15:52:00Z"/>
          <w:rFonts w:hint="eastAsia"/>
        </w:rPr>
      </w:pPr>
    </w:p>
    <w:p w:rsidR="0072798A" w:rsidRDefault="0072798A" w:rsidP="00875000">
      <w:pPr>
        <w:rPr>
          <w:ins w:id="372" w:author="龚奇" w:date="2015-11-29T19:19:00Z"/>
        </w:rPr>
      </w:pPr>
    </w:p>
    <w:p w:rsidR="00C613F7" w:rsidRDefault="00EE76D1" w:rsidP="00875000">
      <w:pPr>
        <w:rPr>
          <w:ins w:id="373" w:author="龚奇" w:date="2015-11-26T19:31:00Z"/>
          <w:color w:val="FF0000"/>
        </w:rPr>
      </w:pPr>
      <w:r>
        <w:rPr>
          <w:rFonts w:hint="eastAsia"/>
        </w:rPr>
        <w:t>4.1.3</w:t>
      </w:r>
      <w:r>
        <w:t xml:space="preserve"> </w:t>
      </w:r>
      <w:r>
        <w:rPr>
          <w:rFonts w:hint="eastAsia"/>
        </w:rPr>
        <w:t>电池</w:t>
      </w:r>
      <w:r w:rsidR="00D01E75" w:rsidRPr="00D01E75">
        <w:rPr>
          <w:rFonts w:hint="eastAsia"/>
          <w:color w:val="FF0000"/>
        </w:rPr>
        <w:t>（</w:t>
      </w:r>
      <w:proofErr w:type="gramStart"/>
      <w:r w:rsidR="00D01E75" w:rsidRPr="00D01E75">
        <w:rPr>
          <w:rFonts w:hint="eastAsia"/>
          <w:color w:val="FF0000"/>
        </w:rPr>
        <w:t>龚</w:t>
      </w:r>
      <w:proofErr w:type="gramEnd"/>
      <w:r w:rsidR="00D01E75" w:rsidRPr="00D01E75">
        <w:rPr>
          <w:rFonts w:hint="eastAsia"/>
          <w:color w:val="FF0000"/>
        </w:rPr>
        <w:t>填写）</w:t>
      </w:r>
    </w:p>
    <w:p w:rsidR="00611B79" w:rsidRPr="00611B79" w:rsidRDefault="0006293B">
      <w:pPr>
        <w:ind w:firstLineChars="250" w:firstLine="525"/>
        <w:pPrChange w:id="374" w:author="龚奇" w:date="2015-11-29T18:38:00Z">
          <w:pPr/>
        </w:pPrChange>
      </w:pPr>
      <w:ins w:id="375" w:author="龚奇" w:date="2015-11-29T18:37:00Z">
        <w:r>
          <w:rPr>
            <w:rFonts w:hint="eastAsia"/>
            <w:color w:val="FF0000"/>
          </w:rPr>
          <w:t>第一版</w:t>
        </w:r>
        <w:r>
          <w:rPr>
            <w:color w:val="FF0000"/>
          </w:rPr>
          <w:t>电路的</w:t>
        </w:r>
      </w:ins>
      <w:ins w:id="376" w:author="龚奇" w:date="2015-11-26T19:31:00Z">
        <w:r w:rsidR="00611B79">
          <w:rPr>
            <w:rFonts w:hint="eastAsia"/>
            <w:color w:val="FF0000"/>
          </w:rPr>
          <w:t>电池</w:t>
        </w:r>
        <w:r w:rsidR="00611B79">
          <w:rPr>
            <w:color w:val="FF0000"/>
          </w:rPr>
          <w:t>采用</w:t>
        </w:r>
        <w:r w:rsidR="00611B79">
          <w:rPr>
            <w:rFonts w:hint="eastAsia"/>
            <w:color w:val="FF0000"/>
          </w:rPr>
          <w:t>120</w:t>
        </w:r>
        <w:r w:rsidR="00611B79">
          <w:rPr>
            <w:color w:val="FF0000"/>
          </w:rPr>
          <w:t>mAh的可充电锂电池，体积约</w:t>
        </w:r>
        <w:r w:rsidR="00611B79">
          <w:rPr>
            <w:rFonts w:hint="eastAsia"/>
            <w:color w:val="FF0000"/>
          </w:rPr>
          <w:t>3</w:t>
        </w:r>
        <w:r w:rsidR="00611B79">
          <w:rPr>
            <w:color w:val="FF0000"/>
          </w:rPr>
          <w:t>cm*1.5cm*0.5cm。以</w:t>
        </w:r>
        <w:r w:rsidR="00611B79">
          <w:rPr>
            <w:rFonts w:hint="eastAsia"/>
            <w:color w:val="FF0000"/>
          </w:rPr>
          <w:t>版本</w:t>
        </w:r>
        <w:proofErr w:type="gramStart"/>
        <w:r w:rsidR="00611B79">
          <w:rPr>
            <w:rFonts w:hint="eastAsia"/>
            <w:color w:val="FF0000"/>
          </w:rPr>
          <w:t>一</w:t>
        </w:r>
        <w:proofErr w:type="gramEnd"/>
        <w:r w:rsidR="00611B79">
          <w:rPr>
            <w:rFonts w:hint="eastAsia"/>
            <w:color w:val="FF0000"/>
          </w:rPr>
          <w:t>的</w:t>
        </w:r>
        <w:r w:rsidR="00611B79">
          <w:rPr>
            <w:color w:val="FF0000"/>
          </w:rPr>
          <w:t>电路来看，全速工作时间大于</w:t>
        </w:r>
        <w:r w:rsidR="00611B79">
          <w:rPr>
            <w:rFonts w:hint="eastAsia"/>
            <w:color w:val="FF0000"/>
          </w:rPr>
          <w:t>10</w:t>
        </w:r>
        <w:r w:rsidR="00611B79">
          <w:rPr>
            <w:color w:val="FF0000"/>
          </w:rPr>
          <w:t>h，分时休眠工作时间未测。</w:t>
        </w:r>
      </w:ins>
      <w:ins w:id="377" w:author="龚奇" w:date="2015-11-29T18:39:00Z">
        <w:r>
          <w:rPr>
            <w:rFonts w:hint="eastAsia"/>
            <w:color w:val="FF0000"/>
          </w:rPr>
          <w:t>对</w:t>
        </w:r>
        <w:r>
          <w:rPr>
            <w:color w:val="FF0000"/>
          </w:rPr>
          <w:t>电池的续航要求是：全速</w:t>
        </w:r>
      </w:ins>
      <w:ins w:id="378" w:author="龚奇" w:date="2015-11-29T18:40:00Z">
        <w:r>
          <w:rPr>
            <w:color w:val="FF0000"/>
          </w:rPr>
          <w:t>工作</w:t>
        </w:r>
      </w:ins>
      <w:ins w:id="379" w:author="龚奇" w:date="2015-11-29T18:46:00Z">
        <w:r w:rsidR="001B562F">
          <w:rPr>
            <w:rFonts w:hint="eastAsia"/>
            <w:color w:val="FF0000"/>
          </w:rPr>
          <w:t>时长</w:t>
        </w:r>
      </w:ins>
      <w:ins w:id="380" w:author="龚奇" w:date="2015-11-29T18:40:00Z">
        <w:r>
          <w:rPr>
            <w:color w:val="FF0000"/>
          </w:rPr>
          <w:t>大于</w:t>
        </w:r>
        <w:r>
          <w:rPr>
            <w:rFonts w:hint="eastAsia"/>
            <w:color w:val="FF0000"/>
          </w:rPr>
          <w:t>8</w:t>
        </w:r>
        <w:r w:rsidR="001B562F">
          <w:rPr>
            <w:rFonts w:hint="eastAsia"/>
            <w:color w:val="FF0000"/>
          </w:rPr>
          <w:t>h</w:t>
        </w:r>
        <w:r>
          <w:rPr>
            <w:color w:val="FF0000"/>
          </w:rPr>
          <w:t>;值传输</w:t>
        </w:r>
        <w:proofErr w:type="gramStart"/>
        <w:r>
          <w:rPr>
            <w:color w:val="FF0000"/>
          </w:rPr>
          <w:t>心率值</w:t>
        </w:r>
        <w:proofErr w:type="gramEnd"/>
        <w:r>
          <w:rPr>
            <w:color w:val="FF0000"/>
          </w:rPr>
          <w:t>时工作时长大于</w:t>
        </w:r>
        <w:r>
          <w:rPr>
            <w:rFonts w:hint="eastAsia"/>
            <w:color w:val="FF0000"/>
          </w:rPr>
          <w:t>16h;带</w:t>
        </w:r>
        <w:r>
          <w:rPr>
            <w:color w:val="FF0000"/>
          </w:rPr>
          <w:t>休眠</w:t>
        </w:r>
      </w:ins>
      <w:ins w:id="381" w:author="龚奇" w:date="2015-11-29T18:41:00Z">
        <w:r>
          <w:rPr>
            <w:color w:val="FF0000"/>
          </w:rPr>
          <w:t>的工作时间大于</w:t>
        </w:r>
        <w:r>
          <w:rPr>
            <w:rFonts w:hint="eastAsia"/>
            <w:color w:val="FF0000"/>
          </w:rPr>
          <w:t>24</w:t>
        </w:r>
        <w:r>
          <w:rPr>
            <w:color w:val="FF0000"/>
          </w:rPr>
          <w:t>h。</w:t>
        </w:r>
      </w:ins>
      <w:ins w:id="382" w:author="龚奇" w:date="2015-11-29T18:43:00Z">
        <w:r>
          <w:rPr>
            <w:rFonts w:hint="eastAsia"/>
            <w:color w:val="FF0000"/>
          </w:rPr>
          <w:t>充电</w:t>
        </w:r>
        <w:r>
          <w:rPr>
            <w:color w:val="FF0000"/>
          </w:rPr>
          <w:t>接口采用</w:t>
        </w:r>
      </w:ins>
      <w:ins w:id="383" w:author="龚奇" w:date="2015-11-29T18:44:00Z">
        <w:r>
          <w:rPr>
            <w:color w:val="FF0000"/>
          </w:rPr>
          <w:t>圆口，充电形式为</w:t>
        </w:r>
        <w:r w:rsidR="001B562F">
          <w:rPr>
            <w:rFonts w:hint="eastAsia"/>
            <w:color w:val="FF0000"/>
          </w:rPr>
          <w:t>当</w:t>
        </w:r>
        <w:r w:rsidR="001B562F">
          <w:rPr>
            <w:color w:val="FF0000"/>
          </w:rPr>
          <w:t>电量低于一个阈值</w:t>
        </w:r>
      </w:ins>
      <w:ins w:id="384" w:author="龚奇" w:date="2015-11-29T18:45:00Z">
        <w:r w:rsidR="001B562F">
          <w:rPr>
            <w:rFonts w:hint="eastAsia"/>
            <w:color w:val="FF0000"/>
          </w:rPr>
          <w:t>（无法</w:t>
        </w:r>
        <w:proofErr w:type="gramStart"/>
        <w:r w:rsidR="001B562F">
          <w:rPr>
            <w:rFonts w:hint="eastAsia"/>
            <w:color w:val="FF0000"/>
          </w:rPr>
          <w:t>供设备</w:t>
        </w:r>
        <w:proofErr w:type="gramEnd"/>
        <w:r w:rsidR="001B562F">
          <w:rPr>
            <w:rFonts w:hint="eastAsia"/>
            <w:color w:val="FF0000"/>
          </w:rPr>
          <w:t>工作</w:t>
        </w:r>
        <w:r w:rsidR="001B562F">
          <w:rPr>
            <w:color w:val="FF0000"/>
          </w:rPr>
          <w:t>一个晚上）</w:t>
        </w:r>
      </w:ins>
      <w:ins w:id="385" w:author="龚奇" w:date="2015-11-29T18:44:00Z">
        <w:r w:rsidR="001B562F">
          <w:rPr>
            <w:color w:val="FF0000"/>
          </w:rPr>
          <w:t>时提示电量过低，需要充电后</w:t>
        </w:r>
        <w:r w:rsidR="001B562F">
          <w:rPr>
            <w:rFonts w:hint="eastAsia"/>
            <w:color w:val="FF0000"/>
          </w:rPr>
          <w:t>才能</w:t>
        </w:r>
      </w:ins>
      <w:ins w:id="386" w:author="龚奇" w:date="2015-11-29T18:45:00Z">
        <w:r w:rsidR="001B562F">
          <w:rPr>
            <w:rFonts w:hint="eastAsia"/>
            <w:color w:val="FF0000"/>
          </w:rPr>
          <w:t>正常工作</w:t>
        </w:r>
        <w:r w:rsidR="001B562F">
          <w:rPr>
            <w:color w:val="FF0000"/>
          </w:rPr>
          <w:t>。</w:t>
        </w:r>
      </w:ins>
      <w:ins w:id="387" w:author="龚奇" w:date="2015-11-29T18:46:00Z">
        <w:r w:rsidR="001B562F">
          <w:rPr>
            <w:rFonts w:hint="eastAsia"/>
            <w:color w:val="FF0000"/>
          </w:rPr>
          <w:t>第二版</w:t>
        </w:r>
        <w:r w:rsidR="001B562F">
          <w:rPr>
            <w:color w:val="FF0000"/>
          </w:rPr>
          <w:t>电路采用定制</w:t>
        </w:r>
      </w:ins>
      <w:ins w:id="388" w:author="龚奇" w:date="2015-11-29T18:47:00Z">
        <w:r w:rsidR="001B562F">
          <w:rPr>
            <w:rFonts w:hint="eastAsia"/>
            <w:color w:val="FF0000"/>
          </w:rPr>
          <w:t>的</w:t>
        </w:r>
        <w:r w:rsidR="001B562F">
          <w:rPr>
            <w:color w:val="FF0000"/>
          </w:rPr>
          <w:t>可拆</w:t>
        </w:r>
        <w:r w:rsidR="001B562F">
          <w:rPr>
            <w:rFonts w:hint="eastAsia"/>
            <w:color w:val="FF0000"/>
          </w:rPr>
          <w:t>可</w:t>
        </w:r>
        <w:r w:rsidR="001B562F">
          <w:rPr>
            <w:color w:val="FF0000"/>
          </w:rPr>
          <w:t>充电</w:t>
        </w:r>
      </w:ins>
      <w:ins w:id="389" w:author="龚奇" w:date="2015-11-29T18:46:00Z">
        <w:r w:rsidR="001B562F">
          <w:rPr>
            <w:color w:val="FF0000"/>
          </w:rPr>
          <w:t>电池，将电池固定在外包</w:t>
        </w:r>
        <w:r w:rsidR="001B562F">
          <w:rPr>
            <w:color w:val="FF0000"/>
          </w:rPr>
          <w:lastRenderedPageBreak/>
          <w:t>装的后盖上，</w:t>
        </w:r>
      </w:ins>
      <w:ins w:id="390" w:author="龚奇" w:date="2015-11-29T18:47:00Z">
        <w:r w:rsidR="001B562F">
          <w:rPr>
            <w:rFonts w:hint="eastAsia"/>
            <w:color w:val="FF0000"/>
          </w:rPr>
          <w:t>电池</w:t>
        </w:r>
        <w:r w:rsidR="001B562F">
          <w:rPr>
            <w:color w:val="FF0000"/>
          </w:rPr>
          <w:t>充电接口定制，用充电座充电。具体</w:t>
        </w:r>
      </w:ins>
      <w:ins w:id="391" w:author="龚奇" w:date="2015-11-29T18:48:00Z">
        <w:r w:rsidR="001B562F">
          <w:rPr>
            <w:rFonts w:hint="eastAsia"/>
            <w:color w:val="FF0000"/>
          </w:rPr>
          <w:t>实现</w:t>
        </w:r>
        <w:r w:rsidR="001B562F">
          <w:rPr>
            <w:color w:val="FF0000"/>
          </w:rPr>
          <w:t>方案是每次护士使用完设备，</w:t>
        </w:r>
        <w:r w:rsidR="001B562F">
          <w:rPr>
            <w:rFonts w:hint="eastAsia"/>
            <w:color w:val="FF0000"/>
          </w:rPr>
          <w:t>在</w:t>
        </w:r>
        <w:r w:rsidR="001B562F">
          <w:rPr>
            <w:color w:val="FF0000"/>
          </w:rPr>
          <w:t>更</w:t>
        </w:r>
        <w:proofErr w:type="gramStart"/>
        <w:r w:rsidR="001B562F">
          <w:rPr>
            <w:color w:val="FF0000"/>
          </w:rPr>
          <w:t>换</w:t>
        </w:r>
        <w:r w:rsidR="001B562F">
          <w:rPr>
            <w:rFonts w:hint="eastAsia"/>
            <w:color w:val="FF0000"/>
          </w:rPr>
          <w:t>心电电极</w:t>
        </w:r>
        <w:proofErr w:type="gramEnd"/>
        <w:r w:rsidR="001B562F">
          <w:rPr>
            <w:color w:val="FF0000"/>
          </w:rPr>
          <w:t>的</w:t>
        </w:r>
        <w:r w:rsidR="001B562F">
          <w:rPr>
            <w:rFonts w:hint="eastAsia"/>
            <w:color w:val="FF0000"/>
          </w:rPr>
          <w:t>同时</w:t>
        </w:r>
        <w:r w:rsidR="001B562F">
          <w:rPr>
            <w:color w:val="FF0000"/>
          </w:rPr>
          <w:t>拆下带有电池的后盖</w:t>
        </w:r>
      </w:ins>
      <w:ins w:id="392" w:author="龚奇" w:date="2015-11-29T18:49:00Z">
        <w:r w:rsidR="001B562F">
          <w:rPr>
            <w:rFonts w:hint="eastAsia"/>
            <w:color w:val="FF0000"/>
          </w:rPr>
          <w:t>更换</w:t>
        </w:r>
        <w:r w:rsidR="001B562F">
          <w:rPr>
            <w:color w:val="FF0000"/>
          </w:rPr>
          <w:t>后盖（</w:t>
        </w:r>
        <w:r w:rsidR="001B562F">
          <w:rPr>
            <w:rFonts w:hint="eastAsia"/>
            <w:color w:val="FF0000"/>
          </w:rPr>
          <w:t>同时</w:t>
        </w:r>
        <w:r w:rsidR="001B562F">
          <w:rPr>
            <w:color w:val="FF0000"/>
          </w:rPr>
          <w:t>也更换了电池，该电池是事先已经充完电的电池，能保证设备</w:t>
        </w:r>
        <w:r w:rsidR="001B562F">
          <w:rPr>
            <w:rFonts w:hint="eastAsia"/>
            <w:color w:val="FF0000"/>
          </w:rPr>
          <w:t>工作</w:t>
        </w:r>
        <w:r w:rsidR="001B562F">
          <w:rPr>
            <w:color w:val="FF0000"/>
          </w:rPr>
          <w:t>一个晚上）</w:t>
        </w:r>
        <w:r w:rsidR="001B562F">
          <w:rPr>
            <w:rFonts w:hint="eastAsia"/>
            <w:color w:val="FF0000"/>
          </w:rPr>
          <w:t>。</w:t>
        </w:r>
        <w:r w:rsidR="001B562F">
          <w:rPr>
            <w:color w:val="FF0000"/>
          </w:rPr>
          <w:t>这样</w:t>
        </w:r>
        <w:r w:rsidR="001B562F">
          <w:rPr>
            <w:rFonts w:hint="eastAsia"/>
            <w:color w:val="FF0000"/>
          </w:rPr>
          <w:t>设备</w:t>
        </w:r>
        <w:r w:rsidR="001B562F">
          <w:rPr>
            <w:color w:val="FF0000"/>
          </w:rPr>
          <w:t>的</w:t>
        </w:r>
      </w:ins>
      <w:ins w:id="393" w:author="龚奇" w:date="2015-11-29T18:50:00Z">
        <w:r w:rsidR="001B562F">
          <w:rPr>
            <w:color w:val="FF0000"/>
          </w:rPr>
          <w:t>工作模式为电池每次在更换电极贴的时候更换，只是电极</w:t>
        </w:r>
        <w:proofErr w:type="gramStart"/>
        <w:r w:rsidR="001B562F">
          <w:rPr>
            <w:color w:val="FF0000"/>
          </w:rPr>
          <w:t>贴不会</w:t>
        </w:r>
        <w:proofErr w:type="gramEnd"/>
        <w:r w:rsidR="001B562F">
          <w:rPr>
            <w:color w:val="FF0000"/>
          </w:rPr>
          <w:t>回收，但是电池会回收充电重利用。续航</w:t>
        </w:r>
      </w:ins>
      <w:ins w:id="394" w:author="龚奇" w:date="2015-11-29T18:51:00Z">
        <w:r w:rsidR="001B562F">
          <w:rPr>
            <w:rFonts w:hint="eastAsia"/>
            <w:color w:val="FF0000"/>
          </w:rPr>
          <w:t>要求</w:t>
        </w:r>
        <w:r w:rsidR="001B562F">
          <w:rPr>
            <w:color w:val="FF0000"/>
          </w:rPr>
          <w:t>同第一版。</w:t>
        </w:r>
      </w:ins>
    </w:p>
    <w:p w:rsidR="0006293B" w:rsidRDefault="00B236E4" w:rsidP="00875000">
      <w:pPr>
        <w:rPr>
          <w:ins w:id="395" w:author="龚奇" w:date="2015-11-29T18:37:00Z"/>
          <w:color w:val="FF0000"/>
        </w:rPr>
      </w:pPr>
      <w:r>
        <w:rPr>
          <w:rFonts w:hint="eastAsia"/>
        </w:rPr>
        <w:t>4.1.4</w:t>
      </w:r>
      <w:r>
        <w:t xml:space="preserve"> </w:t>
      </w:r>
      <w:r>
        <w:rPr>
          <w:rFonts w:hint="eastAsia"/>
        </w:rPr>
        <w:t>电极</w:t>
      </w:r>
      <w:r w:rsidR="00D01E75" w:rsidRPr="00D01E75">
        <w:rPr>
          <w:rFonts w:hint="eastAsia"/>
          <w:color w:val="FF0000"/>
        </w:rPr>
        <w:t>（</w:t>
      </w:r>
      <w:proofErr w:type="gramStart"/>
      <w:r w:rsidR="00D01E75" w:rsidRPr="00D01E75">
        <w:rPr>
          <w:rFonts w:hint="eastAsia"/>
          <w:color w:val="FF0000"/>
        </w:rPr>
        <w:t>龚</w:t>
      </w:r>
      <w:proofErr w:type="gramEnd"/>
      <w:r w:rsidR="00D01E75" w:rsidRPr="00D01E75">
        <w:rPr>
          <w:rFonts w:hint="eastAsia"/>
          <w:color w:val="FF0000"/>
        </w:rPr>
        <w:t>填写）</w:t>
      </w:r>
    </w:p>
    <w:p w:rsidR="00611B79" w:rsidRPr="0006293B" w:rsidRDefault="00611B79">
      <w:pPr>
        <w:ind w:firstLineChars="200" w:firstLine="420"/>
        <w:rPr>
          <w:color w:val="FF0000"/>
          <w:rPrChange w:id="396" w:author="龚奇" w:date="2015-11-29T18:37:00Z">
            <w:rPr/>
          </w:rPrChange>
        </w:rPr>
        <w:pPrChange w:id="397" w:author="龚奇" w:date="2015-11-29T18:37:00Z">
          <w:pPr/>
        </w:pPrChange>
      </w:pPr>
      <w:ins w:id="398" w:author="龚奇" w:date="2015-11-26T19:31:00Z">
        <w:r>
          <w:rPr>
            <w:rFonts w:hint="eastAsia"/>
            <w:color w:val="FF0000"/>
          </w:rPr>
          <w:t>电极采用</w:t>
        </w:r>
        <w:r>
          <w:rPr>
            <w:color w:val="FF0000"/>
          </w:rPr>
          <w:t>市面上常用的</w:t>
        </w:r>
        <w:r>
          <w:rPr>
            <w:rFonts w:hint="eastAsia"/>
            <w:color w:val="FF0000"/>
          </w:rPr>
          <w:t>心电</w:t>
        </w:r>
        <w:r>
          <w:rPr>
            <w:color w:val="FF0000"/>
          </w:rPr>
          <w:t>电极，面积约为：</w:t>
        </w:r>
        <w:r>
          <w:rPr>
            <w:rFonts w:hint="eastAsia"/>
            <w:color w:val="FF0000"/>
          </w:rPr>
          <w:t>5</w:t>
        </w:r>
        <w:r>
          <w:rPr>
            <w:color w:val="FF0000"/>
          </w:rPr>
          <w:t>cm*3cm</w:t>
        </w:r>
      </w:ins>
      <w:ins w:id="399" w:author="龚奇" w:date="2015-11-29T18:41:00Z">
        <w:r w:rsidR="0006293B">
          <w:rPr>
            <w:rFonts w:hint="eastAsia"/>
            <w:color w:val="FF0000"/>
          </w:rPr>
          <w:t>。</w:t>
        </w:r>
        <w:r w:rsidR="0006293B">
          <w:rPr>
            <w:color w:val="FF0000"/>
          </w:rPr>
          <w:t>考虑</w:t>
        </w:r>
        <w:r w:rsidR="0006293B">
          <w:rPr>
            <w:rFonts w:hint="eastAsia"/>
            <w:color w:val="FF0000"/>
          </w:rPr>
          <w:t>到</w:t>
        </w:r>
        <w:r w:rsidR="0006293B">
          <w:rPr>
            <w:color w:val="FF0000"/>
          </w:rPr>
          <w:t>整个设备的重量是</w:t>
        </w:r>
        <w:r w:rsidR="0006293B">
          <w:rPr>
            <w:rFonts w:hint="eastAsia"/>
            <w:color w:val="FF0000"/>
          </w:rPr>
          <w:t>以</w:t>
        </w:r>
        <w:r w:rsidR="0006293B">
          <w:rPr>
            <w:color w:val="FF0000"/>
          </w:rPr>
          <w:t>电池和外壳为主</w:t>
        </w:r>
      </w:ins>
      <w:ins w:id="400" w:author="龚奇" w:date="2015-11-29T18:42:00Z">
        <w:r w:rsidR="0006293B">
          <w:rPr>
            <w:rFonts w:hint="eastAsia"/>
            <w:color w:val="FF0000"/>
          </w:rPr>
          <w:t>以及设备</w:t>
        </w:r>
        <w:r w:rsidR="0006293B">
          <w:rPr>
            <w:color w:val="FF0000"/>
          </w:rPr>
          <w:t>与人体的接触与固定是由电极实现，所以电极</w:t>
        </w:r>
        <w:proofErr w:type="gramStart"/>
        <w:r w:rsidR="0006293B">
          <w:rPr>
            <w:color w:val="FF0000"/>
          </w:rPr>
          <w:t>贴不能</w:t>
        </w:r>
        <w:proofErr w:type="gramEnd"/>
        <w:r w:rsidR="0006293B">
          <w:rPr>
            <w:color w:val="FF0000"/>
          </w:rPr>
          <w:t>太小，否则可能无法满足固定的要求</w:t>
        </w:r>
      </w:ins>
      <w:ins w:id="401" w:author="龚奇" w:date="2015-11-29T18:43:00Z">
        <w:r w:rsidR="0006293B">
          <w:rPr>
            <w:color w:val="FF0000"/>
          </w:rPr>
          <w:t>。如果</w:t>
        </w:r>
        <w:r w:rsidR="0006293B">
          <w:rPr>
            <w:rFonts w:hint="eastAsia"/>
            <w:color w:val="FF0000"/>
          </w:rPr>
          <w:t>采用</w:t>
        </w:r>
        <w:r w:rsidR="0006293B">
          <w:rPr>
            <w:color w:val="FF0000"/>
          </w:rPr>
          <w:t>定制电极，必须在</w:t>
        </w:r>
        <w:r w:rsidR="0006293B">
          <w:rPr>
            <w:rFonts w:hint="eastAsia"/>
            <w:color w:val="FF0000"/>
          </w:rPr>
          <w:t>设计</w:t>
        </w:r>
        <w:r w:rsidR="0006293B">
          <w:rPr>
            <w:color w:val="FF0000"/>
          </w:rPr>
          <w:t>的时候考虑到</w:t>
        </w:r>
        <w:r w:rsidR="0006293B">
          <w:rPr>
            <w:rFonts w:hint="eastAsia"/>
            <w:color w:val="FF0000"/>
          </w:rPr>
          <w:t>能</w:t>
        </w:r>
        <w:r w:rsidR="0006293B">
          <w:rPr>
            <w:color w:val="FF0000"/>
          </w:rPr>
          <w:t>牢固地将设备固定在人体上的问题。</w:t>
        </w:r>
      </w:ins>
    </w:p>
    <w:p w:rsidR="00B236E4" w:rsidRDefault="00B236E4" w:rsidP="00875000">
      <w:r>
        <w:rPr>
          <w:rFonts w:hint="eastAsia"/>
        </w:rPr>
        <w:t>4.1.5</w:t>
      </w:r>
      <w:r>
        <w:t xml:space="preserve"> </w:t>
      </w:r>
      <w:r>
        <w:rPr>
          <w:rFonts w:hint="eastAsia"/>
        </w:rPr>
        <w:t>外观</w:t>
      </w:r>
    </w:p>
    <w:p w:rsidR="00B768ED" w:rsidRDefault="007D068F" w:rsidP="00E254D1">
      <w:pPr>
        <w:tabs>
          <w:tab w:val="left" w:pos="1200"/>
        </w:tabs>
        <w:jc w:val="center"/>
      </w:pPr>
      <w:r>
        <w:object w:dxaOrig="7128" w:dyaOrig="1645">
          <v:shape id="_x0000_i1026" type="#_x0000_t75" style="width:356.75pt;height:82pt" o:ole="">
            <v:imagedata r:id="rId11" o:title=""/>
          </v:shape>
          <o:OLEObject Type="Embed" ProgID="Visio.Drawing.15" ShapeID="_x0000_i1026" DrawAspect="Content" ObjectID="_1510496474" r:id="rId12"/>
        </w:object>
      </w:r>
    </w:p>
    <w:p w:rsidR="00E254D1" w:rsidRDefault="00E254D1" w:rsidP="007D068F">
      <w:pPr>
        <w:tabs>
          <w:tab w:val="left" w:pos="1200"/>
        </w:tabs>
        <w:jc w:val="center"/>
      </w:pPr>
      <w:r>
        <w:rPr>
          <w:rFonts w:hint="eastAsia"/>
        </w:rPr>
        <w:t>图2</w:t>
      </w:r>
      <w:r>
        <w:t xml:space="preserve"> </w:t>
      </w:r>
      <w:r>
        <w:rPr>
          <w:rFonts w:hint="eastAsia"/>
        </w:rPr>
        <w:t>采集贴外观示意图</w:t>
      </w:r>
    </w:p>
    <w:p w:rsidR="00681BAE" w:rsidRDefault="007D068F" w:rsidP="007D068F">
      <w:pPr>
        <w:tabs>
          <w:tab w:val="left" w:pos="378"/>
        </w:tabs>
        <w:jc w:val="left"/>
      </w:pPr>
      <w:r>
        <w:tab/>
      </w:r>
      <w:r>
        <w:rPr>
          <w:rFonts w:hint="eastAsia"/>
        </w:rPr>
        <w:t>采集贴的</w:t>
      </w:r>
      <w:r w:rsidR="00481C7C">
        <w:rPr>
          <w:rFonts w:hint="eastAsia"/>
        </w:rPr>
        <w:t>正面有R和B两个可以透光的位置，分别代表电源</w:t>
      </w:r>
      <w:proofErr w:type="gramStart"/>
      <w:r w:rsidR="00481C7C">
        <w:rPr>
          <w:rFonts w:hint="eastAsia"/>
        </w:rPr>
        <w:t>和蓝牙指示</w:t>
      </w:r>
      <w:proofErr w:type="gramEnd"/>
      <w:r w:rsidR="00481C7C">
        <w:rPr>
          <w:rFonts w:hint="eastAsia"/>
        </w:rPr>
        <w:t>，</w:t>
      </w:r>
      <w:r w:rsidR="004C6792">
        <w:rPr>
          <w:rFonts w:hint="eastAsia"/>
        </w:rPr>
        <w:t>START</w:t>
      </w:r>
      <w:r w:rsidR="00681BAE">
        <w:rPr>
          <w:rFonts w:hint="eastAsia"/>
        </w:rPr>
        <w:t>是启动键，E是电极的位置，充电口在贴的侧面。</w:t>
      </w:r>
    </w:p>
    <w:p w:rsidR="00966A4E" w:rsidRDefault="00966A4E" w:rsidP="007D068F">
      <w:pPr>
        <w:tabs>
          <w:tab w:val="left" w:pos="378"/>
        </w:tabs>
        <w:jc w:val="left"/>
      </w:pPr>
      <w:r>
        <w:rPr>
          <w:rFonts w:hint="eastAsia"/>
        </w:rPr>
        <w:t>4.2</w:t>
      </w:r>
      <w:r>
        <w:t xml:space="preserve"> </w:t>
      </w:r>
      <w:proofErr w:type="gramStart"/>
      <w:r>
        <w:rPr>
          <w:rFonts w:hint="eastAsia"/>
        </w:rPr>
        <w:t>蓝牙通信协议</w:t>
      </w:r>
      <w:proofErr w:type="gramEnd"/>
      <w:r>
        <w:rPr>
          <w:rFonts w:hint="eastAsia"/>
        </w:rPr>
        <w:t>（V0.1）</w:t>
      </w:r>
      <w:r w:rsidR="00D01E75" w:rsidRPr="00D01E75">
        <w:rPr>
          <w:rFonts w:hint="eastAsia"/>
          <w:color w:val="FFC000"/>
        </w:rPr>
        <w:t>（黄填写）</w:t>
      </w:r>
    </w:p>
    <w:p w:rsidR="00EE7E8F" w:rsidRDefault="00EE7E8F" w:rsidP="007D068F">
      <w:pPr>
        <w:tabs>
          <w:tab w:val="left" w:pos="378"/>
        </w:tabs>
        <w:jc w:val="left"/>
      </w:pPr>
      <w:r>
        <w:tab/>
      </w:r>
      <w:proofErr w:type="gramStart"/>
      <w:r>
        <w:rPr>
          <w:rFonts w:hint="eastAsia"/>
        </w:rPr>
        <w:t>蓝牙通信协议</w:t>
      </w:r>
      <w:proofErr w:type="gramEnd"/>
      <w:r>
        <w:rPr>
          <w:rFonts w:hint="eastAsia"/>
        </w:rPr>
        <w:t>为采集</w:t>
      </w:r>
      <w:proofErr w:type="gramStart"/>
      <w:r>
        <w:rPr>
          <w:rFonts w:hint="eastAsia"/>
        </w:rPr>
        <w:t>贴与</w:t>
      </w:r>
      <w:r w:rsidR="00CF6200">
        <w:rPr>
          <w:rFonts w:hint="eastAsia"/>
        </w:rPr>
        <w:t>蓝牙</w:t>
      </w:r>
      <w:proofErr w:type="gramEnd"/>
      <w:r w:rsidR="00CF6200">
        <w:rPr>
          <w:rFonts w:hint="eastAsia"/>
        </w:rPr>
        <w:t>-WIFI路由器之间通信的</w:t>
      </w:r>
      <w:r w:rsidR="00D61391">
        <w:rPr>
          <w:rFonts w:hint="eastAsia"/>
        </w:rPr>
        <w:t>自定义协议，规定了所有事件的处理流程，</w:t>
      </w:r>
      <w:r w:rsidR="006A18B4">
        <w:rPr>
          <w:rFonts w:hint="eastAsia"/>
        </w:rPr>
        <w:t>数据传输格式</w:t>
      </w:r>
      <w:r w:rsidR="009B7822">
        <w:rPr>
          <w:rFonts w:hint="eastAsia"/>
        </w:rPr>
        <w:t>，及安全控制、稳定性措施。</w:t>
      </w:r>
    </w:p>
    <w:p w:rsidR="00966A4E" w:rsidRDefault="00150198" w:rsidP="00150198">
      <w:pPr>
        <w:jc w:val="left"/>
      </w:pPr>
      <w:r>
        <w:rPr>
          <w:rFonts w:hint="eastAsia"/>
        </w:rPr>
        <w:t>4.2.1</w:t>
      </w:r>
      <w:r w:rsidR="002A2DED">
        <w:t xml:space="preserve"> </w:t>
      </w:r>
      <w:r w:rsidR="005B4A8D">
        <w:rPr>
          <w:rFonts w:hint="eastAsia"/>
        </w:rPr>
        <w:t>事件</w:t>
      </w:r>
      <w:r w:rsidR="0097281A">
        <w:rPr>
          <w:rFonts w:hint="eastAsia"/>
        </w:rPr>
        <w:t>定义</w:t>
      </w:r>
      <w:r w:rsidR="00AF2AD3">
        <w:rPr>
          <w:rFonts w:hint="eastAsia"/>
        </w:rPr>
        <w:t>及状态机转换</w:t>
      </w:r>
    </w:p>
    <w:p w:rsidR="00BA705A" w:rsidRDefault="00BA705A" w:rsidP="00150198">
      <w:pPr>
        <w:jc w:val="left"/>
        <w:rPr>
          <w:ins w:id="402" w:author="Administrator" w:date="2015-12-01T15:23:00Z"/>
          <w:rFonts w:hint="eastAsia"/>
        </w:rPr>
      </w:pPr>
      <w:ins w:id="403" w:author="Administrator" w:date="2015-12-01T15:23:00Z">
        <w:r>
          <w:rPr>
            <w:rFonts w:hint="eastAsia"/>
          </w:rPr>
          <w:t>总体分为两种模式</w:t>
        </w:r>
      </w:ins>
      <w:ins w:id="404" w:author="Administrator" w:date="2015-12-01T15:24:00Z">
        <w:r>
          <w:rPr>
            <w:rFonts w:hint="eastAsia"/>
          </w:rPr>
          <w:t>：</w:t>
        </w:r>
      </w:ins>
      <w:ins w:id="405" w:author="Administrator" w:date="2015-12-01T15:25:00Z">
        <w:r>
          <w:rPr>
            <w:rFonts w:hint="eastAsia"/>
          </w:rPr>
          <w:t>科研模式以及demo模式。</w:t>
        </w:r>
      </w:ins>
    </w:p>
    <w:p w:rsidR="00223820" w:rsidRDefault="00223820" w:rsidP="00150198">
      <w:pPr>
        <w:jc w:val="left"/>
        <w:rPr>
          <w:ins w:id="406" w:author="Administrator" w:date="2015-12-01T15:44:00Z"/>
          <w:rFonts w:hint="eastAsia"/>
        </w:rPr>
      </w:pPr>
      <w:ins w:id="407" w:author="Administrator" w:date="2015-12-01T15:44:00Z">
        <w:r>
          <w:rPr>
            <w:rFonts w:hint="eastAsia"/>
          </w:rPr>
          <w:t>科研模式</w:t>
        </w:r>
        <w:proofErr w:type="gramStart"/>
        <w:r>
          <w:rPr>
            <w:rFonts w:hint="eastAsia"/>
          </w:rPr>
          <w:t>是蓝牙主机进入透传</w:t>
        </w:r>
      </w:ins>
      <w:ins w:id="408" w:author="Administrator" w:date="2015-12-01T15:45:00Z">
        <w:r>
          <w:rPr>
            <w:rFonts w:hint="eastAsia"/>
          </w:rPr>
          <w:t>模式</w:t>
        </w:r>
        <w:proofErr w:type="gramEnd"/>
        <w:r>
          <w:rPr>
            <w:rFonts w:hint="eastAsia"/>
          </w:rPr>
          <w:t>，</w:t>
        </w:r>
        <w:proofErr w:type="spellStart"/>
        <w:r>
          <w:rPr>
            <w:rFonts w:hint="eastAsia"/>
          </w:rPr>
          <w:t>wifi</w:t>
        </w:r>
        <w:proofErr w:type="spellEnd"/>
        <w:proofErr w:type="gramStart"/>
        <w:r>
          <w:rPr>
            <w:rFonts w:hint="eastAsia"/>
          </w:rPr>
          <w:t>进入透传模式</w:t>
        </w:r>
        <w:proofErr w:type="gramEnd"/>
        <w:r>
          <w:rPr>
            <w:rFonts w:hint="eastAsia"/>
          </w:rPr>
          <w:t>，PAD直接</w:t>
        </w:r>
        <w:proofErr w:type="gramStart"/>
        <w:r>
          <w:rPr>
            <w:rFonts w:hint="eastAsia"/>
          </w:rPr>
          <w:t>对蓝牙从</w:t>
        </w:r>
        <w:proofErr w:type="gramEnd"/>
        <w:r>
          <w:rPr>
            <w:rFonts w:hint="eastAsia"/>
          </w:rPr>
          <w:t>机进行响应，</w:t>
        </w:r>
      </w:ins>
      <w:ins w:id="409" w:author="Administrator" w:date="2015-12-01T15:47:00Z">
        <w:r w:rsidR="0072798A">
          <w:rPr>
            <w:rFonts w:hint="eastAsia"/>
          </w:rPr>
          <w:t>不</w:t>
        </w:r>
        <w:r w:rsidR="0072798A">
          <w:rPr>
            <w:rFonts w:hint="eastAsia"/>
          </w:rPr>
          <w:lastRenderedPageBreak/>
          <w:t>使用轮训方式，直接被动处理</w:t>
        </w:r>
        <w:proofErr w:type="gramStart"/>
        <w:r w:rsidR="0072798A">
          <w:rPr>
            <w:rFonts w:hint="eastAsia"/>
          </w:rPr>
          <w:t>由</w:t>
        </w:r>
      </w:ins>
      <w:ins w:id="410" w:author="Administrator" w:date="2015-12-01T15:48:00Z">
        <w:r w:rsidR="0072798A">
          <w:rPr>
            <w:rFonts w:hint="eastAsia"/>
          </w:rPr>
          <w:t>蓝牙从</w:t>
        </w:r>
        <w:proofErr w:type="gramEnd"/>
        <w:r w:rsidR="0072798A">
          <w:rPr>
            <w:rFonts w:hint="eastAsia"/>
          </w:rPr>
          <w:t>机发送过来的数据包。</w:t>
        </w:r>
      </w:ins>
      <w:ins w:id="411" w:author="Administrator" w:date="2015-12-01T15:58:00Z">
        <w:r w:rsidR="009C4E04">
          <w:rPr>
            <w:rFonts w:hint="eastAsia"/>
          </w:rPr>
          <w:t>科研模式下要求，PAD接收</w:t>
        </w:r>
        <w:proofErr w:type="gramStart"/>
        <w:r w:rsidR="009C4E04">
          <w:rPr>
            <w:rFonts w:hint="eastAsia"/>
          </w:rPr>
          <w:t>到蓝牙从</w:t>
        </w:r>
        <w:proofErr w:type="gramEnd"/>
        <w:r w:rsidR="009C4E04">
          <w:rPr>
            <w:rFonts w:hint="eastAsia"/>
          </w:rPr>
          <w:t>机数据直接将其解包，分析绘图</w:t>
        </w:r>
      </w:ins>
      <w:ins w:id="412" w:author="Administrator" w:date="2015-12-01T15:59:00Z">
        <w:r w:rsidR="009C4E04">
          <w:rPr>
            <w:rFonts w:hint="eastAsia"/>
          </w:rPr>
          <w:t>。</w:t>
        </w:r>
      </w:ins>
    </w:p>
    <w:p w:rsidR="00693385" w:rsidRDefault="00BA705A" w:rsidP="00150198">
      <w:pPr>
        <w:jc w:val="left"/>
        <w:rPr>
          <w:ins w:id="413" w:author="Administrator" w:date="2015-11-26T15:50:00Z"/>
        </w:rPr>
      </w:pPr>
      <w:ins w:id="414" w:author="Administrator" w:date="2015-12-01T15:25:00Z">
        <w:r>
          <w:t>D</w:t>
        </w:r>
        <w:r>
          <w:rPr>
            <w:rFonts w:hint="eastAsia"/>
          </w:rPr>
          <w:t>emo模式即为轮训模式（</w:t>
        </w:r>
      </w:ins>
      <w:ins w:id="415" w:author="Administrator" w:date="2015-11-26T15:48:00Z">
        <w:r w:rsidR="00693385">
          <w:rPr>
            <w:rFonts w:hint="eastAsia"/>
          </w:rPr>
          <w:t>整个事件采用轮训模式</w:t>
        </w:r>
      </w:ins>
      <w:ins w:id="416" w:author="Administrator" w:date="2015-12-01T15:25:00Z">
        <w:r>
          <w:rPr>
            <w:rFonts w:hint="eastAsia"/>
          </w:rPr>
          <w:t>）</w:t>
        </w:r>
      </w:ins>
      <w:ins w:id="417" w:author="Administrator" w:date="2015-11-26T15:48:00Z">
        <w:r w:rsidR="00693385">
          <w:rPr>
            <w:rFonts w:hint="eastAsia"/>
          </w:rPr>
          <w:t>，</w:t>
        </w:r>
        <w:r w:rsidR="00AA2DED">
          <w:rPr>
            <w:rFonts w:hint="eastAsia"/>
          </w:rPr>
          <w:t>数据请求均</w:t>
        </w:r>
      </w:ins>
      <w:ins w:id="418" w:author="Administrator" w:date="2015-11-26T15:56:00Z">
        <w:r w:rsidR="00AA2DED">
          <w:rPr>
            <w:rFonts w:hint="eastAsia"/>
          </w:rPr>
          <w:t>由</w:t>
        </w:r>
      </w:ins>
      <w:ins w:id="419" w:author="Administrator" w:date="2015-11-26T15:48:00Z">
        <w:r w:rsidR="00693385">
          <w:rPr>
            <w:rFonts w:hint="eastAsia"/>
          </w:rPr>
          <w:t>主机发起</w:t>
        </w:r>
      </w:ins>
      <w:ins w:id="420" w:author="Administrator" w:date="2015-11-26T16:07:00Z">
        <w:r w:rsidR="00B31912">
          <w:rPr>
            <w:rFonts w:hint="eastAsia"/>
          </w:rPr>
          <w:t>（</w:t>
        </w:r>
        <w:proofErr w:type="gramStart"/>
        <w:r w:rsidR="00B31912">
          <w:rPr>
            <w:rFonts w:hint="eastAsia"/>
          </w:rPr>
          <w:t>蓝牙主机</w:t>
        </w:r>
      </w:ins>
      <w:ins w:id="421" w:author="Administrator" w:date="2015-11-26T16:08:00Z">
        <w:r w:rsidR="00B31912">
          <w:rPr>
            <w:rFonts w:hint="eastAsia"/>
          </w:rPr>
          <w:t>向蓝牙从</w:t>
        </w:r>
        <w:proofErr w:type="gramEnd"/>
        <w:r w:rsidR="00B31912">
          <w:rPr>
            <w:rFonts w:hint="eastAsia"/>
          </w:rPr>
          <w:t>机</w:t>
        </w:r>
      </w:ins>
      <w:ins w:id="422" w:author="Administrator" w:date="2015-11-26T16:07:00Z">
        <w:r w:rsidR="00B31912">
          <w:rPr>
            <w:rFonts w:hint="eastAsia"/>
          </w:rPr>
          <w:t>发起数据请求，</w:t>
        </w:r>
      </w:ins>
      <w:ins w:id="423" w:author="Administrator" w:date="2015-11-26T16:08:00Z">
        <w:r w:rsidR="00B31912">
          <w:rPr>
            <w:rFonts w:hint="eastAsia"/>
          </w:rPr>
          <w:t>PAD</w:t>
        </w:r>
        <w:proofErr w:type="gramStart"/>
        <w:r w:rsidR="00B31912">
          <w:rPr>
            <w:rFonts w:hint="eastAsia"/>
          </w:rPr>
          <w:t>向蓝牙主机</w:t>
        </w:r>
        <w:proofErr w:type="gramEnd"/>
        <w:r w:rsidR="00B31912">
          <w:rPr>
            <w:rFonts w:hint="eastAsia"/>
          </w:rPr>
          <w:t>发起数据请求</w:t>
        </w:r>
      </w:ins>
      <w:ins w:id="424" w:author="Administrator" w:date="2015-12-01T15:26:00Z">
        <w:r>
          <w:rPr>
            <w:rFonts w:hint="eastAsia"/>
          </w:rPr>
          <w:t>，</w:t>
        </w:r>
        <w:proofErr w:type="spellStart"/>
        <w:r>
          <w:rPr>
            <w:rFonts w:hint="eastAsia"/>
          </w:rPr>
          <w:t>wifi</w:t>
        </w:r>
        <w:proofErr w:type="spellEnd"/>
        <w:proofErr w:type="gramStart"/>
        <w:r>
          <w:rPr>
            <w:rFonts w:hint="eastAsia"/>
          </w:rPr>
          <w:t>进入透传模式</w:t>
        </w:r>
      </w:ins>
      <w:proofErr w:type="gramEnd"/>
      <w:ins w:id="425" w:author="Administrator" w:date="2015-11-26T16:07:00Z">
        <w:r w:rsidR="00B31912">
          <w:rPr>
            <w:rFonts w:hint="eastAsia"/>
          </w:rPr>
          <w:t>）</w:t>
        </w:r>
      </w:ins>
      <w:ins w:id="426" w:author="Administrator" w:date="2015-12-01T15:28:00Z">
        <w:r w:rsidR="006660C4">
          <w:rPr>
            <w:rFonts w:hint="eastAsia"/>
          </w:rPr>
          <w:t>。</w:t>
        </w:r>
      </w:ins>
      <w:ins w:id="427" w:author="Administrator" w:date="2015-11-26T16:07:00Z">
        <w:r w:rsidR="00B31912">
          <w:rPr>
            <w:rFonts w:hint="eastAsia"/>
          </w:rPr>
          <w:t xml:space="preserve"> </w:t>
        </w:r>
      </w:ins>
    </w:p>
    <w:p w:rsidR="00693385" w:rsidRDefault="00AA2DED" w:rsidP="00693385">
      <w:pPr>
        <w:rPr>
          <w:ins w:id="428" w:author="Administrator" w:date="2015-11-26T15:50:00Z"/>
        </w:rPr>
      </w:pPr>
      <w:proofErr w:type="gramStart"/>
      <w:ins w:id="429" w:author="Administrator" w:date="2015-11-26T15:58:00Z">
        <w:r>
          <w:rPr>
            <w:rFonts w:hint="eastAsia"/>
          </w:rPr>
          <w:t>蓝牙主机</w:t>
        </w:r>
      </w:ins>
      <w:proofErr w:type="gramEnd"/>
      <w:ins w:id="430" w:author="Administrator" w:date="2015-11-26T15:50:00Z">
        <w:r w:rsidR="00693385">
          <w:rPr>
            <w:rFonts w:hint="eastAsia"/>
          </w:rPr>
          <w:t>设备存储</w:t>
        </w:r>
      </w:ins>
      <w:ins w:id="431" w:author="Administrator" w:date="2015-11-26T15:59:00Z">
        <w:r>
          <w:rPr>
            <w:rFonts w:hint="eastAsia"/>
          </w:rPr>
          <w:t>从机发送</w:t>
        </w:r>
      </w:ins>
      <w:ins w:id="432" w:author="Administrator" w:date="2015-11-26T16:01:00Z">
        <w:r>
          <w:rPr>
            <w:rFonts w:hint="eastAsia"/>
          </w:rPr>
          <w:t>过来</w:t>
        </w:r>
      </w:ins>
      <w:ins w:id="433" w:author="Administrator" w:date="2015-11-26T16:02:00Z">
        <w:r>
          <w:rPr>
            <w:rFonts w:hint="eastAsia"/>
          </w:rPr>
          <w:t>的数据</w:t>
        </w:r>
      </w:ins>
      <w:ins w:id="434" w:author="Administrator" w:date="2015-11-26T15:50:00Z">
        <w:r w:rsidR="00693385">
          <w:rPr>
            <w:rFonts w:hint="eastAsia"/>
          </w:rPr>
          <w:t>以及</w:t>
        </w:r>
      </w:ins>
      <w:ins w:id="435" w:author="Administrator" w:date="2015-11-26T15:59:00Z">
        <w:r>
          <w:rPr>
            <w:rFonts w:hint="eastAsia"/>
          </w:rPr>
          <w:t>从pad上经过</w:t>
        </w:r>
      </w:ins>
      <w:proofErr w:type="spellStart"/>
      <w:ins w:id="436" w:author="Administrator" w:date="2015-11-26T16:00:00Z">
        <w:r>
          <w:rPr>
            <w:rFonts w:hint="eastAsia"/>
          </w:rPr>
          <w:t>wifi</w:t>
        </w:r>
        <w:proofErr w:type="spellEnd"/>
        <w:r>
          <w:rPr>
            <w:rFonts w:hint="eastAsia"/>
          </w:rPr>
          <w:t>路由发送过来的数据</w:t>
        </w:r>
      </w:ins>
    </w:p>
    <w:p w:rsidR="00B31912" w:rsidRDefault="00AA2DED" w:rsidP="00693385">
      <w:pPr>
        <w:rPr>
          <w:ins w:id="437" w:author="Administrator" w:date="2015-11-26T16:03:00Z"/>
        </w:rPr>
      </w:pPr>
      <w:ins w:id="438" w:author="Administrator" w:date="2015-11-26T16:02:00Z">
        <w:r>
          <w:rPr>
            <w:rFonts w:hint="eastAsia"/>
          </w:rPr>
          <w:t>这些数据</w:t>
        </w:r>
      </w:ins>
      <w:ins w:id="439" w:author="Administrator" w:date="2015-11-26T15:50:00Z">
        <w:r w:rsidR="00693385">
          <w:rPr>
            <w:rFonts w:hint="eastAsia"/>
          </w:rPr>
          <w:t>包括：</w:t>
        </w:r>
      </w:ins>
    </w:p>
    <w:p w:rsidR="00B31912" w:rsidRDefault="00B31912">
      <w:pPr>
        <w:ind w:firstLine="420"/>
        <w:rPr>
          <w:ins w:id="440" w:author="Administrator" w:date="2015-11-26T16:05:00Z"/>
        </w:rPr>
        <w:pPrChange w:id="441" w:author="Administrator" w:date="2015-11-26T16:03:00Z">
          <w:pPr/>
        </w:pPrChange>
      </w:pPr>
      <w:ins w:id="442" w:author="Administrator" w:date="2015-11-26T16:03:00Z">
        <w:r>
          <w:rPr>
            <w:rFonts w:hint="eastAsia"/>
          </w:rPr>
          <w:t>pad发送</w:t>
        </w:r>
      </w:ins>
      <w:ins w:id="443" w:author="Administrator" w:date="2015-11-26T16:05:00Z">
        <w:r>
          <w:rPr>
            <w:rFonts w:hint="eastAsia"/>
          </w:rPr>
          <w:t>：</w:t>
        </w:r>
      </w:ins>
      <w:ins w:id="444" w:author="Administrator" w:date="2015-11-26T16:04:00Z">
        <w:r>
          <w:rPr>
            <w:rFonts w:hint="eastAsia"/>
          </w:rPr>
          <w:t>绑定信息（</w:t>
        </w:r>
      </w:ins>
      <w:ins w:id="445" w:author="Administrator" w:date="2015-11-26T16:05:00Z">
        <w:r>
          <w:rPr>
            <w:rFonts w:hint="eastAsia"/>
          </w:rPr>
          <w:t>设备绑定码</w:t>
        </w:r>
      </w:ins>
      <w:ins w:id="446" w:author="Administrator" w:date="2015-11-26T16:04:00Z">
        <w:r>
          <w:rPr>
            <w:rFonts w:hint="eastAsia"/>
          </w:rPr>
          <w:t>）</w:t>
        </w:r>
      </w:ins>
    </w:p>
    <w:p w:rsidR="009528A7" w:rsidRDefault="00693385" w:rsidP="0072798A">
      <w:pPr>
        <w:jc w:val="left"/>
        <w:rPr>
          <w:ins w:id="447" w:author="Administrator" w:date="2015-11-26T16:17:00Z"/>
        </w:rPr>
        <w:pPrChange w:id="448" w:author="Administrator" w:date="2015-12-01T15:56:00Z">
          <w:pPr>
            <w:ind w:firstLine="420"/>
          </w:pPr>
        </w:pPrChange>
      </w:pPr>
      <w:proofErr w:type="gramStart"/>
      <w:ins w:id="449" w:author="Administrator" w:date="2015-11-26T15:50:00Z">
        <w:r>
          <w:rPr>
            <w:rFonts w:hint="eastAsia"/>
          </w:rPr>
          <w:t>蓝牙</w:t>
        </w:r>
      </w:ins>
      <w:ins w:id="450" w:author="Administrator" w:date="2015-11-26T16:16:00Z">
        <w:r w:rsidR="009528A7">
          <w:rPr>
            <w:rFonts w:hint="eastAsia"/>
          </w:rPr>
          <w:t>主机</w:t>
        </w:r>
        <w:proofErr w:type="gramEnd"/>
        <w:r w:rsidR="009528A7">
          <w:rPr>
            <w:rFonts w:hint="eastAsia"/>
          </w:rPr>
          <w:t>向</w:t>
        </w:r>
      </w:ins>
      <w:ins w:id="451" w:author="Administrator" w:date="2015-11-26T15:50:00Z">
        <w:r>
          <w:rPr>
            <w:rFonts w:hint="eastAsia"/>
          </w:rPr>
          <w:t>从机</w:t>
        </w:r>
      </w:ins>
      <w:ins w:id="452" w:author="Administrator" w:date="2015-11-26T16:16:00Z">
        <w:r w:rsidR="009528A7">
          <w:rPr>
            <w:rFonts w:hint="eastAsia"/>
          </w:rPr>
          <w:t>发起</w:t>
        </w:r>
      </w:ins>
      <w:ins w:id="453" w:author="Administrator" w:date="2015-11-26T15:50:00Z">
        <w:r>
          <w:rPr>
            <w:rFonts w:hint="eastAsia"/>
          </w:rPr>
          <w:t>数据</w:t>
        </w:r>
      </w:ins>
      <w:ins w:id="454" w:author="Administrator" w:date="2015-11-26T16:16:00Z">
        <w:r w:rsidR="009528A7">
          <w:rPr>
            <w:rFonts w:hint="eastAsia"/>
          </w:rPr>
          <w:t>请求</w:t>
        </w:r>
      </w:ins>
      <w:ins w:id="455" w:author="Administrator" w:date="2015-11-26T15:50:00Z">
        <w:r>
          <w:rPr>
            <w:rFonts w:hint="eastAsia"/>
          </w:rPr>
          <w:t>，由</w:t>
        </w:r>
        <w:r w:rsidR="009528A7">
          <w:rPr>
            <w:rFonts w:hint="eastAsia"/>
          </w:rPr>
          <w:t>从机回复</w:t>
        </w:r>
      </w:ins>
      <w:ins w:id="456" w:author="Administrator" w:date="2015-11-26T16:18:00Z">
        <w:r w:rsidR="009528A7">
          <w:rPr>
            <w:rFonts w:hint="eastAsia"/>
          </w:rPr>
          <w:t>。</w:t>
        </w:r>
      </w:ins>
      <w:ins w:id="457" w:author="Administrator" w:date="2015-11-26T15:50:00Z">
        <w:r>
          <w:rPr>
            <w:rFonts w:hint="eastAsia"/>
          </w:rPr>
          <w:t>每10s进行</w:t>
        </w:r>
        <w:proofErr w:type="gramStart"/>
        <w:r>
          <w:rPr>
            <w:rFonts w:hint="eastAsia"/>
          </w:rPr>
          <w:t>一</w:t>
        </w:r>
        <w:proofErr w:type="gramEnd"/>
        <w:r>
          <w:rPr>
            <w:rFonts w:hint="eastAsia"/>
          </w:rPr>
          <w:t>轮数据请求。</w:t>
        </w:r>
      </w:ins>
      <w:ins w:id="458" w:author="Administrator" w:date="2015-12-01T15:56:00Z">
        <w:r w:rsidR="0072798A">
          <w:rPr>
            <w:rFonts w:hint="eastAsia"/>
          </w:rPr>
          <w:t>PAD上经过</w:t>
        </w:r>
        <w:proofErr w:type="spellStart"/>
        <w:r w:rsidR="0072798A">
          <w:rPr>
            <w:rFonts w:hint="eastAsia"/>
          </w:rPr>
          <w:t>wifi</w:t>
        </w:r>
        <w:proofErr w:type="spellEnd"/>
        <w:proofErr w:type="gramStart"/>
        <w:r w:rsidR="0072798A">
          <w:rPr>
            <w:rFonts w:hint="eastAsia"/>
          </w:rPr>
          <w:t>向蓝牙主机</w:t>
        </w:r>
        <w:proofErr w:type="gramEnd"/>
        <w:r w:rsidR="0072798A">
          <w:rPr>
            <w:rFonts w:hint="eastAsia"/>
          </w:rPr>
          <w:t>发起数据请求，</w:t>
        </w:r>
        <w:proofErr w:type="gramStart"/>
        <w:r w:rsidR="0072798A">
          <w:rPr>
            <w:rFonts w:hint="eastAsia"/>
          </w:rPr>
          <w:t>蓝牙主机</w:t>
        </w:r>
        <w:proofErr w:type="gramEnd"/>
        <w:r w:rsidR="0072798A">
          <w:rPr>
            <w:rFonts w:hint="eastAsia"/>
          </w:rPr>
          <w:t>回复，每10s一次数据请求。</w:t>
        </w:r>
      </w:ins>
    </w:p>
    <w:p w:rsidR="009528A7" w:rsidRDefault="009528A7" w:rsidP="009528A7">
      <w:pPr>
        <w:ind w:firstLine="420"/>
        <w:rPr>
          <w:ins w:id="459" w:author="Administrator" w:date="2015-11-26T16:17:00Z"/>
        </w:rPr>
      </w:pPr>
      <w:ins w:id="460" w:author="Administrator" w:date="2015-11-26T16:17:00Z">
        <w:r>
          <w:rPr>
            <w:rFonts w:hint="eastAsia"/>
          </w:rPr>
          <w:t>从机回复：心率值，从机状态，心率状态，电量信息</w:t>
        </w:r>
      </w:ins>
    </w:p>
    <w:p w:rsidR="0072798A" w:rsidRDefault="0072798A" w:rsidP="0072798A">
      <w:pPr>
        <w:rPr>
          <w:ins w:id="461" w:author="Administrator" w:date="2015-12-01T15:51:00Z"/>
        </w:rPr>
      </w:pPr>
      <w:proofErr w:type="gramStart"/>
      <w:ins w:id="462" w:author="Administrator" w:date="2015-12-01T15:51:00Z">
        <w:r>
          <w:rPr>
            <w:rFonts w:hint="eastAsia"/>
          </w:rPr>
          <w:t>蓝牙主机</w:t>
        </w:r>
        <w:proofErr w:type="gramEnd"/>
        <w:r>
          <w:rPr>
            <w:rFonts w:hint="eastAsia"/>
          </w:rPr>
          <w:t>向从机发起</w:t>
        </w:r>
        <w:r>
          <w:rPr>
            <w:rFonts w:hint="eastAsia"/>
          </w:rPr>
          <w:t>设置</w:t>
        </w:r>
        <w:r>
          <w:rPr>
            <w:rFonts w:hint="eastAsia"/>
          </w:rPr>
          <w:t>请求，由从机回复。</w:t>
        </w:r>
      </w:ins>
    </w:p>
    <w:p w:rsidR="0072798A" w:rsidRDefault="0072798A" w:rsidP="0072798A">
      <w:pPr>
        <w:ind w:firstLine="420"/>
        <w:rPr>
          <w:ins w:id="463" w:author="Administrator" w:date="2015-12-01T15:51:00Z"/>
          <w:rFonts w:hint="eastAsia"/>
        </w:rPr>
      </w:pPr>
      <w:ins w:id="464" w:author="Administrator" w:date="2015-12-01T15:51:00Z">
        <w:r>
          <w:rPr>
            <w:rFonts w:hint="eastAsia"/>
          </w:rPr>
          <w:t>设置包括</w:t>
        </w:r>
      </w:ins>
      <w:ins w:id="465" w:author="Administrator" w:date="2015-12-01T15:54:00Z">
        <w:r>
          <w:rPr>
            <w:rFonts w:hint="eastAsia"/>
          </w:rPr>
          <w:t>：</w:t>
        </w:r>
        <w:r w:rsidRPr="0072798A">
          <w:rPr>
            <w:rFonts w:hint="eastAsia"/>
          </w:rPr>
          <w:t>广播间隔，广播时间，设备名称</w:t>
        </w:r>
        <w:r>
          <w:rPr>
            <w:rFonts w:hint="eastAsia"/>
          </w:rPr>
          <w:t>，低功耗模式。</w:t>
        </w:r>
      </w:ins>
    </w:p>
    <w:p w:rsidR="0072798A" w:rsidRDefault="0072798A" w:rsidP="0072798A">
      <w:pPr>
        <w:ind w:firstLine="420"/>
        <w:rPr>
          <w:ins w:id="466" w:author="Administrator" w:date="2015-12-01T15:51:00Z"/>
        </w:rPr>
      </w:pPr>
      <w:ins w:id="467" w:author="Administrator" w:date="2015-12-01T15:51:00Z">
        <w:r>
          <w:rPr>
            <w:rFonts w:hint="eastAsia"/>
          </w:rPr>
          <w:t>从机回复：</w:t>
        </w:r>
      </w:ins>
      <w:ins w:id="468" w:author="Administrator" w:date="2015-12-01T15:55:00Z">
        <w:r>
          <w:rPr>
            <w:rFonts w:hint="eastAsia"/>
          </w:rPr>
          <w:t>设置是否成功。</w:t>
        </w:r>
      </w:ins>
    </w:p>
    <w:p w:rsidR="00693385" w:rsidDel="00524F92" w:rsidRDefault="00693385" w:rsidP="00150198">
      <w:pPr>
        <w:jc w:val="left"/>
        <w:rPr>
          <w:del w:id="469" w:author="Administrator" w:date="2015-12-01T15:55:00Z"/>
          <w:rFonts w:hint="eastAsia"/>
        </w:rPr>
      </w:pPr>
    </w:p>
    <w:p w:rsidR="00524F92" w:rsidRPr="00524F92" w:rsidRDefault="00524F92" w:rsidP="00150198">
      <w:pPr>
        <w:jc w:val="left"/>
        <w:rPr>
          <w:ins w:id="470" w:author="Administrator" w:date="2015-12-01T16:07:00Z"/>
        </w:rPr>
      </w:pPr>
      <w:ins w:id="471" w:author="Administrator" w:date="2015-12-01T16:07:00Z">
        <w:r>
          <w:rPr>
            <w:rFonts w:hint="eastAsia"/>
          </w:rPr>
          <w:t>ADD:为确保A病房3个从机</w:t>
        </w:r>
      </w:ins>
      <w:ins w:id="472" w:author="Administrator" w:date="2015-12-01T16:08:00Z">
        <w:r>
          <w:rPr>
            <w:rFonts w:hint="eastAsia"/>
          </w:rPr>
          <w:t>设备只</w:t>
        </w:r>
      </w:ins>
      <w:ins w:id="473" w:author="Administrator" w:date="2015-12-01T16:07:00Z">
        <w:r>
          <w:rPr>
            <w:rFonts w:hint="eastAsia"/>
          </w:rPr>
          <w:t>绑定</w:t>
        </w:r>
      </w:ins>
      <w:ins w:id="474" w:author="Administrator" w:date="2015-12-01T16:08:00Z">
        <w:r>
          <w:rPr>
            <w:rFonts w:hint="eastAsia"/>
          </w:rPr>
          <w:t>A病房主机设备</w:t>
        </w:r>
      </w:ins>
      <w:ins w:id="475" w:author="Administrator" w:date="2015-12-01T16:09:00Z">
        <w:r>
          <w:rPr>
            <w:rFonts w:hint="eastAsia"/>
          </w:rPr>
          <w:t>不能</w:t>
        </w:r>
      </w:ins>
      <w:ins w:id="476" w:author="Administrator" w:date="2015-12-01T16:10:00Z">
        <w:r>
          <w:rPr>
            <w:rFonts w:hint="eastAsia"/>
          </w:rPr>
          <w:t>连接</w:t>
        </w:r>
      </w:ins>
      <w:ins w:id="477" w:author="Administrator" w:date="2015-12-01T16:09:00Z">
        <w:r>
          <w:rPr>
            <w:rFonts w:hint="eastAsia"/>
          </w:rPr>
          <w:t>绑定</w:t>
        </w:r>
      </w:ins>
      <w:ins w:id="478" w:author="Administrator" w:date="2015-12-01T16:10:00Z">
        <w:r>
          <w:rPr>
            <w:rFonts w:hint="eastAsia"/>
          </w:rPr>
          <w:t>B病房主机设备，规定协议方法：</w:t>
        </w:r>
        <w:proofErr w:type="gramStart"/>
        <w:r>
          <w:rPr>
            <w:rFonts w:hint="eastAsia"/>
          </w:rPr>
          <w:t>蓝牙主机</w:t>
        </w:r>
        <w:proofErr w:type="gramEnd"/>
        <w:r>
          <w:rPr>
            <w:rFonts w:hint="eastAsia"/>
          </w:rPr>
          <w:t>判断</w:t>
        </w:r>
      </w:ins>
      <w:ins w:id="479" w:author="Administrator" w:date="2015-12-01T16:11:00Z">
        <w:r>
          <w:rPr>
            <w:rFonts w:hint="eastAsia"/>
          </w:rPr>
          <w:t>PAD</w:t>
        </w:r>
        <w:r>
          <w:rPr>
            <w:rFonts w:hint="eastAsia"/>
          </w:rPr>
          <w:t>是否已连接（方法是PAD连接上</w:t>
        </w:r>
        <w:proofErr w:type="spellStart"/>
        <w:r>
          <w:rPr>
            <w:rFonts w:hint="eastAsia"/>
          </w:rPr>
          <w:t>wifi</w:t>
        </w:r>
        <w:proofErr w:type="spellEnd"/>
        <w:r>
          <w:rPr>
            <w:rFonts w:hint="eastAsia"/>
          </w:rPr>
          <w:t>后，由于</w:t>
        </w:r>
      </w:ins>
      <w:proofErr w:type="spellStart"/>
      <w:ins w:id="480" w:author="Administrator" w:date="2015-12-01T16:12:00Z">
        <w:r>
          <w:rPr>
            <w:rFonts w:hint="eastAsia"/>
          </w:rPr>
          <w:t>wifi</w:t>
        </w:r>
        <w:proofErr w:type="spellEnd"/>
        <w:proofErr w:type="gramStart"/>
        <w:r>
          <w:rPr>
            <w:rFonts w:hint="eastAsia"/>
          </w:rPr>
          <w:t>是透传模式</w:t>
        </w:r>
        <w:proofErr w:type="gramEnd"/>
        <w:r>
          <w:rPr>
            <w:rFonts w:hint="eastAsia"/>
          </w:rPr>
          <w:t>，直接</w:t>
        </w:r>
      </w:ins>
      <w:proofErr w:type="gramStart"/>
      <w:ins w:id="481" w:author="Administrator" w:date="2015-12-01T16:11:00Z">
        <w:r>
          <w:rPr>
            <w:rFonts w:hint="eastAsia"/>
          </w:rPr>
          <w:t>向蓝牙主机</w:t>
        </w:r>
        <w:proofErr w:type="gramEnd"/>
        <w:r>
          <w:rPr>
            <w:rFonts w:hint="eastAsia"/>
          </w:rPr>
          <w:t>发送</w:t>
        </w:r>
      </w:ins>
      <w:ins w:id="482" w:author="Administrator" w:date="2015-12-01T16:12:00Z">
        <w:r>
          <w:rPr>
            <w:rFonts w:hint="eastAsia"/>
          </w:rPr>
          <w:t>类心跳包</w:t>
        </w:r>
      </w:ins>
      <w:ins w:id="483" w:author="Administrator" w:date="2015-12-01T16:15:00Z">
        <w:r>
          <w:rPr>
            <w:rFonts w:hint="eastAsia"/>
          </w:rPr>
          <w:t>，同时</w:t>
        </w:r>
        <w:proofErr w:type="gramStart"/>
        <w:r>
          <w:rPr>
            <w:rFonts w:hint="eastAsia"/>
          </w:rPr>
          <w:t>要求蓝牙</w:t>
        </w:r>
      </w:ins>
      <w:ins w:id="484" w:author="Administrator" w:date="2015-12-01T16:16:00Z">
        <w:r>
          <w:rPr>
            <w:rFonts w:hint="eastAsia"/>
          </w:rPr>
          <w:t>主机</w:t>
        </w:r>
        <w:proofErr w:type="gramEnd"/>
        <w:r>
          <w:rPr>
            <w:rFonts w:hint="eastAsia"/>
          </w:rPr>
          <w:t>有回复</w:t>
        </w:r>
      </w:ins>
      <w:ins w:id="485" w:author="Administrator" w:date="2015-12-01T16:11:00Z">
        <w:r>
          <w:rPr>
            <w:rFonts w:hint="eastAsia"/>
          </w:rPr>
          <w:t>）</w:t>
        </w:r>
      </w:ins>
      <w:ins w:id="486" w:author="Administrator" w:date="2015-12-01T16:13:00Z">
        <w:r>
          <w:rPr>
            <w:rFonts w:hint="eastAsia"/>
          </w:rPr>
          <w:t>，当PAD不连接时，无心跳包，</w:t>
        </w:r>
        <w:proofErr w:type="gramStart"/>
        <w:r>
          <w:rPr>
            <w:rFonts w:hint="eastAsia"/>
          </w:rPr>
          <w:t>此时蓝牙主机</w:t>
        </w:r>
        <w:proofErr w:type="gramEnd"/>
        <w:r>
          <w:rPr>
            <w:rFonts w:hint="eastAsia"/>
          </w:rPr>
          <w:t>不再</w:t>
        </w:r>
      </w:ins>
      <w:ins w:id="487" w:author="Administrator" w:date="2015-12-01T16:14:00Z">
        <w:r>
          <w:rPr>
            <w:rFonts w:hint="eastAsia"/>
          </w:rPr>
          <w:t>向新从机发送连接请求，只可以</w:t>
        </w:r>
        <w:proofErr w:type="gramStart"/>
        <w:r>
          <w:rPr>
            <w:rFonts w:hint="eastAsia"/>
          </w:rPr>
          <w:t>连接旧从机</w:t>
        </w:r>
        <w:proofErr w:type="gramEnd"/>
        <w:r>
          <w:rPr>
            <w:rFonts w:hint="eastAsia"/>
          </w:rPr>
          <w:t>。</w:t>
        </w:r>
      </w:ins>
      <w:ins w:id="488" w:author="Administrator" w:date="2015-12-01T17:27:00Z">
        <w:r w:rsidR="003E42D2">
          <w:rPr>
            <w:rFonts w:hint="eastAsia"/>
          </w:rPr>
          <w:t>（协议见</w:t>
        </w:r>
      </w:ins>
      <w:ins w:id="489" w:author="Administrator" w:date="2015-12-01T17:28:00Z">
        <w:r w:rsidR="003E42D2">
          <w:rPr>
            <w:rFonts w:hint="eastAsia"/>
          </w:rPr>
          <w:t>4.2.3</w:t>
        </w:r>
      </w:ins>
      <w:ins w:id="490" w:author="Administrator" w:date="2015-12-01T17:27:00Z">
        <w:r w:rsidR="003E42D2">
          <w:rPr>
            <w:rFonts w:hint="eastAsia"/>
          </w:rPr>
          <w:t>：</w:t>
        </w:r>
      </w:ins>
      <w:ins w:id="491" w:author="Administrator" w:date="2015-12-01T17:28:00Z">
        <w:r w:rsidR="003E42D2">
          <w:rPr>
            <w:rFonts w:hint="eastAsia"/>
          </w:rPr>
          <w:t>8</w:t>
        </w:r>
      </w:ins>
      <w:ins w:id="492" w:author="Administrator" w:date="2015-12-01T17:27:00Z">
        <w:r w:rsidR="003E42D2">
          <w:rPr>
            <w:rFonts w:hint="eastAsia"/>
            <w:szCs w:val="21"/>
          </w:rPr>
          <w:t>重点说明四</w:t>
        </w:r>
        <w:r w:rsidR="003E42D2">
          <w:rPr>
            <w:rFonts w:hint="eastAsia"/>
            <w:szCs w:val="21"/>
          </w:rPr>
          <w:t>）</w:t>
        </w:r>
      </w:ins>
    </w:p>
    <w:p w:rsidR="00BF5569" w:rsidRDefault="00BF5569" w:rsidP="00150198">
      <w:pPr>
        <w:jc w:val="left"/>
      </w:pPr>
      <w:r>
        <w:rPr>
          <w:rFonts w:hint="eastAsia"/>
        </w:rPr>
        <w:t>4.2.2</w:t>
      </w:r>
      <w:r w:rsidR="002F24ED">
        <w:rPr>
          <w:rFonts w:hint="eastAsia"/>
        </w:rPr>
        <w:t xml:space="preserve"> </w:t>
      </w:r>
      <w:r>
        <w:rPr>
          <w:rFonts w:hint="eastAsia"/>
        </w:rPr>
        <w:t>操作流程</w:t>
      </w:r>
    </w:p>
    <w:p w:rsidR="009C4E04" w:rsidRDefault="009C4E04" w:rsidP="00693385">
      <w:pPr>
        <w:jc w:val="left"/>
        <w:rPr>
          <w:ins w:id="493" w:author="Administrator" w:date="2015-12-01T16:03:00Z"/>
          <w:rFonts w:hint="eastAsia"/>
        </w:rPr>
      </w:pPr>
      <w:ins w:id="494" w:author="Administrator" w:date="2015-12-01T16:03:00Z">
        <w:r>
          <w:t>D</w:t>
        </w:r>
        <w:r>
          <w:rPr>
            <w:rFonts w:hint="eastAsia"/>
          </w:rPr>
          <w:t>emo模式：</w:t>
        </w:r>
      </w:ins>
    </w:p>
    <w:p w:rsidR="00693385" w:rsidRDefault="00693385" w:rsidP="00693385">
      <w:pPr>
        <w:jc w:val="left"/>
        <w:rPr>
          <w:ins w:id="495" w:author="Administrator" w:date="2015-11-26T15:47:00Z"/>
        </w:rPr>
      </w:pPr>
      <w:ins w:id="496" w:author="Administrator" w:date="2015-11-26T15:47:00Z">
        <w:r>
          <w:rPr>
            <w:rFonts w:hint="eastAsia"/>
          </w:rPr>
          <w:t>三个心率</w:t>
        </w:r>
        <w:proofErr w:type="gramStart"/>
        <w:r>
          <w:rPr>
            <w:rFonts w:hint="eastAsia"/>
          </w:rPr>
          <w:t>采集蓝牙从</w:t>
        </w:r>
        <w:proofErr w:type="gramEnd"/>
        <w:r>
          <w:rPr>
            <w:rFonts w:hint="eastAsia"/>
          </w:rPr>
          <w:t>机设备采集心率计算后，将心率数上</w:t>
        </w:r>
        <w:proofErr w:type="gramStart"/>
        <w:r>
          <w:rPr>
            <w:rFonts w:hint="eastAsia"/>
          </w:rPr>
          <w:t>传给蓝牙主机</w:t>
        </w:r>
        <w:proofErr w:type="gramEnd"/>
        <w:r>
          <w:rPr>
            <w:rFonts w:hint="eastAsia"/>
          </w:rPr>
          <w:t>。</w:t>
        </w:r>
        <w:proofErr w:type="gramStart"/>
        <w:r>
          <w:rPr>
            <w:rFonts w:hint="eastAsia"/>
          </w:rPr>
          <w:t>然后蓝牙主机</w:t>
        </w:r>
        <w:proofErr w:type="gramEnd"/>
        <w:r>
          <w:rPr>
            <w:rFonts w:hint="eastAsia"/>
          </w:rPr>
          <w:t>基于</w:t>
        </w:r>
        <w:r>
          <w:rPr>
            <w:rFonts w:hint="eastAsia"/>
          </w:rPr>
          <w:lastRenderedPageBreak/>
          <w:t>建立好的协议，将综合好的每个从机信息与状态以一帧数据（每</w:t>
        </w:r>
        <w:r>
          <w:t>10s/次），通过串口转USB上传给</w:t>
        </w:r>
        <w:proofErr w:type="spellStart"/>
        <w:r>
          <w:t>wifi</w:t>
        </w:r>
        <w:proofErr w:type="spellEnd"/>
        <w:r>
          <w:t>设备</w:t>
        </w:r>
      </w:ins>
      <w:ins w:id="497" w:author="Administrator" w:date="2015-11-26T18:27:00Z">
        <w:r w:rsidR="009F443B">
          <w:rPr>
            <w:rFonts w:hint="eastAsia"/>
          </w:rPr>
          <w:t>，</w:t>
        </w:r>
        <w:proofErr w:type="spellStart"/>
        <w:r w:rsidR="009F443B">
          <w:rPr>
            <w:rFonts w:hint="eastAsia"/>
          </w:rPr>
          <w:t>wifi</w:t>
        </w:r>
        <w:proofErr w:type="spellEnd"/>
        <w:r w:rsidR="009F443B">
          <w:rPr>
            <w:rFonts w:hint="eastAsia"/>
          </w:rPr>
          <w:t>设备透传给IPAD</w:t>
        </w:r>
      </w:ins>
      <w:ins w:id="498" w:author="Administrator" w:date="2015-11-26T15:47:00Z">
        <w:r>
          <w:t>。</w:t>
        </w:r>
      </w:ins>
      <w:ins w:id="499" w:author="Administrator" w:date="2015-12-01T16:03:00Z">
        <w:r w:rsidR="009C4E04">
          <w:rPr>
            <w:rFonts w:hint="eastAsia"/>
          </w:rPr>
          <w:t>此过程均由主机</w:t>
        </w:r>
      </w:ins>
      <w:ins w:id="500" w:author="Administrator" w:date="2015-12-01T16:04:00Z">
        <w:r w:rsidR="009C4E04">
          <w:rPr>
            <w:rFonts w:hint="eastAsia"/>
          </w:rPr>
          <w:t>发起。</w:t>
        </w:r>
      </w:ins>
    </w:p>
    <w:p w:rsidR="00693385" w:rsidRDefault="009F443B" w:rsidP="00693385">
      <w:pPr>
        <w:jc w:val="left"/>
        <w:rPr>
          <w:ins w:id="501" w:author="Administrator" w:date="2015-11-26T15:47:00Z"/>
        </w:rPr>
      </w:pPr>
      <w:ins w:id="502" w:author="Administrator" w:date="2015-11-26T18:27:00Z">
        <w:r>
          <w:rPr>
            <w:rFonts w:hint="eastAsia"/>
          </w:rPr>
          <w:t>PAD</w:t>
        </w:r>
      </w:ins>
      <w:ins w:id="503" w:author="Administrator" w:date="2015-11-26T15:47:00Z">
        <w:r w:rsidR="00693385">
          <w:t>设备存储每个蓝牙上传的心率与状态于数据库中，同时</w:t>
        </w:r>
      </w:ins>
      <w:ins w:id="504" w:author="Administrator" w:date="2015-11-26T18:27:00Z">
        <w:r>
          <w:rPr>
            <w:rFonts w:hint="eastAsia"/>
          </w:rPr>
          <w:t>PAD</w:t>
        </w:r>
      </w:ins>
      <w:ins w:id="505" w:author="Administrator" w:date="2015-11-26T15:47:00Z">
        <w:r w:rsidR="00693385">
          <w:t>进行调用数据库，在页面上进行显示心率值。</w:t>
        </w:r>
      </w:ins>
      <w:ins w:id="506" w:author="Administrator" w:date="2015-12-01T15:59:00Z">
        <w:r w:rsidR="009C4E04">
          <w:rPr>
            <w:rFonts w:hint="eastAsia"/>
          </w:rPr>
          <w:t>页面见（</w:t>
        </w:r>
      </w:ins>
      <w:ins w:id="507" w:author="Administrator" w:date="2015-12-01T16:00:00Z">
        <w:r w:rsidR="009C4E04">
          <w:rPr>
            <w:rFonts w:hint="eastAsia"/>
          </w:rPr>
          <w:t>4.4.1</w:t>
        </w:r>
      </w:ins>
      <w:ins w:id="508" w:author="Administrator" w:date="2015-12-01T15:59:00Z">
        <w:r w:rsidR="009C4E04">
          <w:rPr>
            <w:rFonts w:hint="eastAsia"/>
          </w:rPr>
          <w:t>）</w:t>
        </w:r>
      </w:ins>
    </w:p>
    <w:p w:rsidR="00BB14B6" w:rsidDel="009F443B" w:rsidRDefault="00BB14B6" w:rsidP="00693385">
      <w:pPr>
        <w:jc w:val="left"/>
        <w:rPr>
          <w:del w:id="509" w:author="Administrator" w:date="2015-11-26T18:28:00Z"/>
        </w:rPr>
      </w:pPr>
    </w:p>
    <w:p w:rsidR="005B4A8D" w:rsidRDefault="005B4A8D" w:rsidP="00150198">
      <w:pPr>
        <w:jc w:val="left"/>
      </w:pPr>
      <w:r>
        <w:rPr>
          <w:rFonts w:hint="eastAsia"/>
        </w:rPr>
        <w:t>4.2.</w:t>
      </w:r>
      <w:r w:rsidR="00BF5569">
        <w:rPr>
          <w:rFonts w:hint="eastAsia"/>
        </w:rPr>
        <w:t>3</w:t>
      </w:r>
      <w:r>
        <w:t xml:space="preserve"> </w:t>
      </w:r>
      <w:r w:rsidR="00BF5569">
        <w:rPr>
          <w:rFonts w:hint="eastAsia"/>
        </w:rPr>
        <w:t>数据包格式及定义</w:t>
      </w:r>
    </w:p>
    <w:p w:rsidR="00693385" w:rsidRPr="00693385" w:rsidRDefault="00693385">
      <w:pPr>
        <w:numPr>
          <w:ilvl w:val="0"/>
          <w:numId w:val="7"/>
        </w:numPr>
        <w:ind w:left="426"/>
        <w:jc w:val="left"/>
        <w:pPrChange w:id="510" w:author="Administrator" w:date="2015-11-26T16:53:00Z">
          <w:pPr>
            <w:numPr>
              <w:numId w:val="7"/>
            </w:numPr>
            <w:ind w:left="720" w:hanging="360"/>
            <w:jc w:val="left"/>
          </w:pPr>
        </w:pPrChange>
      </w:pPr>
      <w:r w:rsidRPr="00693385">
        <w:t>整体结构</w:t>
      </w:r>
      <w:r w:rsidRPr="00693385">
        <w:rPr>
          <w:rFonts w:hint="eastAsia"/>
        </w:rPr>
        <w:t>(总体来讲)</w:t>
      </w:r>
      <w:r w:rsidRPr="00693385">
        <w:t>：</w:t>
      </w:r>
    </w:p>
    <w:p w:rsidR="00693385" w:rsidRPr="00693385" w:rsidRDefault="00167946" w:rsidP="00693385">
      <w:pPr>
        <w:jc w:val="left"/>
      </w:pPr>
      <w:proofErr w:type="gramStart"/>
      <w:r>
        <w:rPr>
          <w:rFonts w:hint="eastAsia"/>
        </w:rPr>
        <w:t>蓝牙主机</w:t>
      </w:r>
      <w:proofErr w:type="gramEnd"/>
      <w:r w:rsidR="00693385" w:rsidRPr="00693385">
        <w:rPr>
          <w:rFonts w:hint="eastAsia"/>
        </w:rPr>
        <w:t>端协议：</w:t>
      </w:r>
    </w:p>
    <w:tbl>
      <w:tblPr>
        <w:tblStyle w:val="a7"/>
        <w:tblpPr w:leftFromText="180" w:rightFromText="180" w:vertAnchor="text" w:horzAnchor="margin" w:tblpXSpec="center" w:tblpY="212"/>
        <w:tblW w:w="7338" w:type="dxa"/>
        <w:tblLayout w:type="fixed"/>
        <w:tblLook w:val="04A0" w:firstRow="1" w:lastRow="0" w:firstColumn="1" w:lastColumn="0" w:noHBand="0" w:noVBand="1"/>
      </w:tblPr>
      <w:tblGrid>
        <w:gridCol w:w="851"/>
        <w:gridCol w:w="851"/>
        <w:gridCol w:w="850"/>
        <w:gridCol w:w="924"/>
        <w:gridCol w:w="1061"/>
        <w:gridCol w:w="1241"/>
        <w:gridCol w:w="1560"/>
      </w:tblGrid>
      <w:tr w:rsidR="00693385" w:rsidRPr="00693385" w:rsidTr="00146E30">
        <w:tc>
          <w:tcPr>
            <w:tcW w:w="851" w:type="dxa"/>
          </w:tcPr>
          <w:p w:rsidR="00693385" w:rsidRPr="00693385" w:rsidRDefault="00693385" w:rsidP="00693385">
            <w:pPr>
              <w:jc w:val="left"/>
            </w:pPr>
            <w:r w:rsidRPr="00693385">
              <w:rPr>
                <w:rFonts w:hint="eastAsia"/>
              </w:rPr>
              <w:t>0x48</w:t>
            </w:r>
          </w:p>
        </w:tc>
        <w:tc>
          <w:tcPr>
            <w:tcW w:w="851" w:type="dxa"/>
          </w:tcPr>
          <w:p w:rsidR="00693385" w:rsidRPr="00693385" w:rsidRDefault="00693385" w:rsidP="00693385">
            <w:pPr>
              <w:jc w:val="left"/>
            </w:pPr>
            <w:r w:rsidRPr="00693385">
              <w:rPr>
                <w:rFonts w:hint="eastAsia"/>
              </w:rPr>
              <w:t>0x59</w:t>
            </w:r>
          </w:p>
        </w:tc>
        <w:tc>
          <w:tcPr>
            <w:tcW w:w="850" w:type="dxa"/>
          </w:tcPr>
          <w:p w:rsidR="00693385" w:rsidRPr="00693385" w:rsidRDefault="00693385" w:rsidP="00693385">
            <w:pPr>
              <w:jc w:val="left"/>
            </w:pPr>
            <w:r w:rsidRPr="00693385">
              <w:rPr>
                <w:rFonts w:hint="eastAsia"/>
              </w:rPr>
              <w:t>0x3C</w:t>
            </w:r>
          </w:p>
        </w:tc>
        <w:tc>
          <w:tcPr>
            <w:tcW w:w="924" w:type="dxa"/>
          </w:tcPr>
          <w:p w:rsidR="00693385" w:rsidRPr="00693385" w:rsidRDefault="00693385" w:rsidP="00693385">
            <w:pPr>
              <w:jc w:val="left"/>
            </w:pPr>
            <w:r w:rsidRPr="00693385">
              <w:rPr>
                <w:rFonts w:hint="eastAsia"/>
              </w:rPr>
              <w:t>0x**</w:t>
            </w:r>
          </w:p>
        </w:tc>
        <w:tc>
          <w:tcPr>
            <w:tcW w:w="1061" w:type="dxa"/>
          </w:tcPr>
          <w:p w:rsidR="00693385" w:rsidRPr="00693385" w:rsidRDefault="00693385" w:rsidP="00693385">
            <w:pPr>
              <w:jc w:val="left"/>
            </w:pPr>
            <w:r w:rsidRPr="00693385">
              <w:rPr>
                <w:rFonts w:hint="eastAsia"/>
              </w:rPr>
              <w:t>0x**</w:t>
            </w:r>
          </w:p>
        </w:tc>
        <w:tc>
          <w:tcPr>
            <w:tcW w:w="1241" w:type="dxa"/>
          </w:tcPr>
          <w:p w:rsidR="00693385" w:rsidRPr="00693385" w:rsidRDefault="00693385" w:rsidP="00693385">
            <w:pPr>
              <w:jc w:val="left"/>
            </w:pPr>
            <w:r w:rsidRPr="00693385">
              <w:rPr>
                <w:rFonts w:hint="eastAsia"/>
              </w:rPr>
              <w:t>0x**</w:t>
            </w:r>
          </w:p>
        </w:tc>
        <w:tc>
          <w:tcPr>
            <w:tcW w:w="1560" w:type="dxa"/>
          </w:tcPr>
          <w:p w:rsidR="00693385" w:rsidRPr="00693385" w:rsidRDefault="00693385" w:rsidP="00693385">
            <w:pPr>
              <w:jc w:val="left"/>
            </w:pPr>
            <w:r w:rsidRPr="00693385">
              <w:rPr>
                <w:rFonts w:hint="eastAsia"/>
              </w:rPr>
              <w:t>0x**</w:t>
            </w:r>
          </w:p>
        </w:tc>
      </w:tr>
      <w:tr w:rsidR="00693385" w:rsidRPr="00693385" w:rsidTr="00146E30">
        <w:tc>
          <w:tcPr>
            <w:tcW w:w="851" w:type="dxa"/>
          </w:tcPr>
          <w:p w:rsidR="00693385" w:rsidRPr="00693385" w:rsidRDefault="00693385" w:rsidP="00693385">
            <w:pPr>
              <w:jc w:val="left"/>
            </w:pPr>
            <w:r w:rsidRPr="00693385">
              <w:rPr>
                <w:rFonts w:hint="eastAsia"/>
              </w:rPr>
              <w:t>头</w:t>
            </w:r>
          </w:p>
        </w:tc>
        <w:tc>
          <w:tcPr>
            <w:tcW w:w="851" w:type="dxa"/>
          </w:tcPr>
          <w:p w:rsidR="00693385" w:rsidRPr="00693385" w:rsidRDefault="00693385" w:rsidP="00693385">
            <w:pPr>
              <w:jc w:val="left"/>
            </w:pPr>
            <w:r w:rsidRPr="00693385">
              <w:rPr>
                <w:rFonts w:hint="eastAsia"/>
              </w:rPr>
              <w:t>头</w:t>
            </w:r>
          </w:p>
        </w:tc>
        <w:tc>
          <w:tcPr>
            <w:tcW w:w="850" w:type="dxa"/>
          </w:tcPr>
          <w:p w:rsidR="00693385" w:rsidRPr="00693385" w:rsidRDefault="00693385" w:rsidP="00693385">
            <w:pPr>
              <w:jc w:val="left"/>
            </w:pPr>
            <w:r w:rsidRPr="00693385">
              <w:rPr>
                <w:rFonts w:hint="eastAsia"/>
              </w:rPr>
              <w:t>头</w:t>
            </w:r>
          </w:p>
        </w:tc>
        <w:tc>
          <w:tcPr>
            <w:tcW w:w="924" w:type="dxa"/>
          </w:tcPr>
          <w:p w:rsidR="00693385" w:rsidRPr="00693385" w:rsidRDefault="00693385" w:rsidP="00693385">
            <w:pPr>
              <w:jc w:val="left"/>
            </w:pPr>
            <w:r w:rsidRPr="00693385">
              <w:rPr>
                <w:rFonts w:hint="eastAsia"/>
              </w:rPr>
              <w:t>SIZE</w:t>
            </w:r>
          </w:p>
        </w:tc>
        <w:tc>
          <w:tcPr>
            <w:tcW w:w="1061" w:type="dxa"/>
          </w:tcPr>
          <w:p w:rsidR="00693385" w:rsidRPr="00693385" w:rsidRDefault="00693385" w:rsidP="00693385">
            <w:pPr>
              <w:jc w:val="left"/>
            </w:pPr>
            <w:r w:rsidRPr="00693385">
              <w:rPr>
                <w:rFonts w:hint="eastAsia"/>
              </w:rPr>
              <w:t>MODE</w:t>
            </w:r>
          </w:p>
        </w:tc>
        <w:tc>
          <w:tcPr>
            <w:tcW w:w="1241" w:type="dxa"/>
          </w:tcPr>
          <w:p w:rsidR="00693385" w:rsidRPr="00693385" w:rsidRDefault="00693385" w:rsidP="00693385">
            <w:pPr>
              <w:jc w:val="left"/>
            </w:pPr>
            <w:r w:rsidRPr="00693385">
              <w:rPr>
                <w:rFonts w:hint="eastAsia"/>
              </w:rPr>
              <w:t>DATA</w:t>
            </w:r>
          </w:p>
        </w:tc>
        <w:tc>
          <w:tcPr>
            <w:tcW w:w="1560" w:type="dxa"/>
          </w:tcPr>
          <w:p w:rsidR="00693385" w:rsidRPr="00693385" w:rsidRDefault="00693385" w:rsidP="00693385">
            <w:pPr>
              <w:jc w:val="left"/>
            </w:pPr>
            <w:r w:rsidRPr="00693385">
              <w:t>C</w:t>
            </w:r>
            <w:r w:rsidRPr="00693385">
              <w:rPr>
                <w:rFonts w:hint="eastAsia"/>
              </w:rPr>
              <w:t>hecksum</w:t>
            </w:r>
          </w:p>
        </w:tc>
      </w:tr>
    </w:tbl>
    <w:p w:rsidR="00693385" w:rsidRPr="00693385" w:rsidRDefault="00693385" w:rsidP="00693385">
      <w:pPr>
        <w:jc w:val="left"/>
      </w:pPr>
      <w:r w:rsidRPr="00693385">
        <w:rPr>
          <w:rFonts w:hint="eastAsia"/>
        </w:rPr>
        <w:t>结构说明：</w:t>
      </w:r>
    </w:p>
    <w:p w:rsidR="00693385" w:rsidRPr="00693385" w:rsidRDefault="00693385" w:rsidP="00693385">
      <w:pPr>
        <w:jc w:val="left"/>
      </w:pPr>
      <w:r w:rsidRPr="00693385">
        <w:rPr>
          <w:rFonts w:hint="eastAsia"/>
        </w:rPr>
        <w:t xml:space="preserve">帧头：0x48 0x59 0X3C   </w:t>
      </w:r>
    </w:p>
    <w:p w:rsidR="00693385" w:rsidRPr="00693385" w:rsidRDefault="00693385" w:rsidP="00693385">
      <w:pPr>
        <w:jc w:val="left"/>
      </w:pPr>
      <w:r w:rsidRPr="00693385">
        <w:rPr>
          <w:rFonts w:hint="eastAsia"/>
        </w:rPr>
        <w:t>内容：从SIZE到DATA,SIZE指的是从SIZE到CHECKSUM的字节长度，从0开始计数。</w:t>
      </w:r>
    </w:p>
    <w:p w:rsidR="00693385" w:rsidRPr="00693385" w:rsidRDefault="00693385" w:rsidP="00693385">
      <w:pPr>
        <w:jc w:val="left"/>
      </w:pPr>
      <w:r w:rsidRPr="00693385">
        <w:rPr>
          <w:rFonts w:hint="eastAsia"/>
        </w:rPr>
        <w:t>帧尾：Checksum是从SIZE到DATA的所有字节异</w:t>
      </w:r>
      <w:proofErr w:type="gramStart"/>
      <w:r w:rsidRPr="00693385">
        <w:rPr>
          <w:rFonts w:hint="eastAsia"/>
        </w:rPr>
        <w:t>或</w:t>
      </w:r>
      <w:proofErr w:type="gramEnd"/>
      <w:r w:rsidRPr="00693385">
        <w:rPr>
          <w:rFonts w:hint="eastAsia"/>
        </w:rPr>
        <w:t>。</w:t>
      </w:r>
    </w:p>
    <w:p w:rsidR="00693385" w:rsidRPr="00693385" w:rsidRDefault="00693385" w:rsidP="00693385">
      <w:pPr>
        <w:jc w:val="left"/>
      </w:pPr>
      <w:r w:rsidRPr="00693385">
        <w:rPr>
          <w:rFonts w:hint="eastAsia"/>
          <w:b/>
        </w:rPr>
        <w:t>智能心率</w:t>
      </w:r>
      <w:r w:rsidR="00167946">
        <w:rPr>
          <w:rFonts w:hint="eastAsia"/>
          <w:b/>
        </w:rPr>
        <w:t>贴</w:t>
      </w:r>
      <w:r w:rsidRPr="00693385">
        <w:rPr>
          <w:rFonts w:hint="eastAsia"/>
          <w:b/>
        </w:rPr>
        <w:t>端</w:t>
      </w:r>
      <w:r w:rsidR="00F80ED6">
        <w:rPr>
          <w:rFonts w:hint="eastAsia"/>
          <w:b/>
        </w:rPr>
        <w:t>（</w:t>
      </w:r>
      <w:proofErr w:type="gramStart"/>
      <w:r w:rsidR="00F80ED6">
        <w:rPr>
          <w:rFonts w:hint="eastAsia"/>
          <w:b/>
        </w:rPr>
        <w:t>蓝牙从</w:t>
      </w:r>
      <w:proofErr w:type="gramEnd"/>
      <w:r w:rsidR="00F80ED6">
        <w:rPr>
          <w:rFonts w:hint="eastAsia"/>
          <w:b/>
        </w:rPr>
        <w:t>机）</w:t>
      </w:r>
      <w:r w:rsidRPr="00693385">
        <w:rPr>
          <w:rFonts w:hint="eastAsia"/>
        </w:rPr>
        <w:t>协议返回信息：</w:t>
      </w:r>
    </w:p>
    <w:tbl>
      <w:tblPr>
        <w:tblStyle w:val="a7"/>
        <w:tblpPr w:leftFromText="180" w:rightFromText="180" w:vertAnchor="text" w:horzAnchor="margin" w:tblpXSpec="center" w:tblpY="212"/>
        <w:tblW w:w="7338" w:type="dxa"/>
        <w:tblLayout w:type="fixed"/>
        <w:tblLook w:val="04A0" w:firstRow="1" w:lastRow="0" w:firstColumn="1" w:lastColumn="0" w:noHBand="0" w:noVBand="1"/>
      </w:tblPr>
      <w:tblGrid>
        <w:gridCol w:w="851"/>
        <w:gridCol w:w="851"/>
        <w:gridCol w:w="850"/>
        <w:gridCol w:w="924"/>
        <w:gridCol w:w="1061"/>
        <w:gridCol w:w="1241"/>
        <w:gridCol w:w="1560"/>
      </w:tblGrid>
      <w:tr w:rsidR="00693385" w:rsidRPr="00693385" w:rsidTr="00146E30">
        <w:tc>
          <w:tcPr>
            <w:tcW w:w="851" w:type="dxa"/>
          </w:tcPr>
          <w:p w:rsidR="00693385" w:rsidRPr="00693385" w:rsidRDefault="00693385" w:rsidP="00693385">
            <w:pPr>
              <w:jc w:val="left"/>
            </w:pPr>
            <w:r w:rsidRPr="00693385">
              <w:rPr>
                <w:rFonts w:hint="eastAsia"/>
              </w:rPr>
              <w:t>0x48</w:t>
            </w:r>
          </w:p>
        </w:tc>
        <w:tc>
          <w:tcPr>
            <w:tcW w:w="851" w:type="dxa"/>
          </w:tcPr>
          <w:p w:rsidR="00693385" w:rsidRPr="00693385" w:rsidRDefault="00693385" w:rsidP="00693385">
            <w:pPr>
              <w:jc w:val="left"/>
            </w:pPr>
            <w:r w:rsidRPr="00693385">
              <w:rPr>
                <w:rFonts w:hint="eastAsia"/>
              </w:rPr>
              <w:t>0x59</w:t>
            </w:r>
          </w:p>
        </w:tc>
        <w:tc>
          <w:tcPr>
            <w:tcW w:w="850" w:type="dxa"/>
          </w:tcPr>
          <w:p w:rsidR="00693385" w:rsidRPr="00693385" w:rsidRDefault="00693385" w:rsidP="00693385">
            <w:pPr>
              <w:jc w:val="left"/>
            </w:pPr>
            <w:r w:rsidRPr="00693385">
              <w:rPr>
                <w:rFonts w:hint="eastAsia"/>
              </w:rPr>
              <w:t>0x3E</w:t>
            </w:r>
          </w:p>
        </w:tc>
        <w:tc>
          <w:tcPr>
            <w:tcW w:w="924" w:type="dxa"/>
          </w:tcPr>
          <w:p w:rsidR="00693385" w:rsidRPr="00693385" w:rsidRDefault="00693385" w:rsidP="00693385">
            <w:pPr>
              <w:jc w:val="left"/>
            </w:pPr>
            <w:r w:rsidRPr="00693385">
              <w:rPr>
                <w:rFonts w:hint="eastAsia"/>
              </w:rPr>
              <w:t>0x**</w:t>
            </w:r>
          </w:p>
        </w:tc>
        <w:tc>
          <w:tcPr>
            <w:tcW w:w="1061" w:type="dxa"/>
          </w:tcPr>
          <w:p w:rsidR="00693385" w:rsidRPr="00693385" w:rsidRDefault="00693385" w:rsidP="00693385">
            <w:pPr>
              <w:jc w:val="left"/>
            </w:pPr>
            <w:r w:rsidRPr="00693385">
              <w:rPr>
                <w:rFonts w:hint="eastAsia"/>
              </w:rPr>
              <w:t>0x**</w:t>
            </w:r>
          </w:p>
        </w:tc>
        <w:tc>
          <w:tcPr>
            <w:tcW w:w="1241" w:type="dxa"/>
          </w:tcPr>
          <w:p w:rsidR="00693385" w:rsidRPr="00693385" w:rsidRDefault="00693385" w:rsidP="00693385">
            <w:pPr>
              <w:jc w:val="left"/>
            </w:pPr>
            <w:r w:rsidRPr="00693385">
              <w:rPr>
                <w:rFonts w:hint="eastAsia"/>
              </w:rPr>
              <w:t>0x**</w:t>
            </w:r>
          </w:p>
        </w:tc>
        <w:tc>
          <w:tcPr>
            <w:tcW w:w="1560" w:type="dxa"/>
          </w:tcPr>
          <w:p w:rsidR="00693385" w:rsidRPr="00693385" w:rsidRDefault="00693385" w:rsidP="00693385">
            <w:pPr>
              <w:jc w:val="left"/>
            </w:pPr>
            <w:r w:rsidRPr="00693385">
              <w:rPr>
                <w:rFonts w:hint="eastAsia"/>
              </w:rPr>
              <w:t>0x**</w:t>
            </w:r>
          </w:p>
        </w:tc>
      </w:tr>
      <w:tr w:rsidR="00693385" w:rsidRPr="00693385" w:rsidTr="00146E30">
        <w:tc>
          <w:tcPr>
            <w:tcW w:w="851" w:type="dxa"/>
          </w:tcPr>
          <w:p w:rsidR="00693385" w:rsidRPr="00693385" w:rsidRDefault="00693385" w:rsidP="00693385">
            <w:pPr>
              <w:jc w:val="left"/>
            </w:pPr>
            <w:r w:rsidRPr="00693385">
              <w:rPr>
                <w:rFonts w:hint="eastAsia"/>
              </w:rPr>
              <w:t>头</w:t>
            </w:r>
          </w:p>
        </w:tc>
        <w:tc>
          <w:tcPr>
            <w:tcW w:w="851" w:type="dxa"/>
          </w:tcPr>
          <w:p w:rsidR="00693385" w:rsidRPr="00693385" w:rsidRDefault="00693385" w:rsidP="00693385">
            <w:pPr>
              <w:jc w:val="left"/>
            </w:pPr>
            <w:r w:rsidRPr="00693385">
              <w:rPr>
                <w:rFonts w:hint="eastAsia"/>
              </w:rPr>
              <w:t>头</w:t>
            </w:r>
          </w:p>
        </w:tc>
        <w:tc>
          <w:tcPr>
            <w:tcW w:w="850" w:type="dxa"/>
          </w:tcPr>
          <w:p w:rsidR="00693385" w:rsidRPr="00693385" w:rsidRDefault="00693385" w:rsidP="00693385">
            <w:pPr>
              <w:jc w:val="left"/>
            </w:pPr>
            <w:r w:rsidRPr="00693385">
              <w:rPr>
                <w:rFonts w:hint="eastAsia"/>
              </w:rPr>
              <w:t>头</w:t>
            </w:r>
          </w:p>
        </w:tc>
        <w:tc>
          <w:tcPr>
            <w:tcW w:w="924" w:type="dxa"/>
          </w:tcPr>
          <w:p w:rsidR="00693385" w:rsidRPr="00693385" w:rsidRDefault="00693385" w:rsidP="00693385">
            <w:pPr>
              <w:jc w:val="left"/>
            </w:pPr>
            <w:r w:rsidRPr="00693385">
              <w:rPr>
                <w:rFonts w:hint="eastAsia"/>
              </w:rPr>
              <w:t>SIZE</w:t>
            </w:r>
          </w:p>
        </w:tc>
        <w:tc>
          <w:tcPr>
            <w:tcW w:w="1061" w:type="dxa"/>
          </w:tcPr>
          <w:p w:rsidR="00693385" w:rsidRPr="00693385" w:rsidRDefault="00693385" w:rsidP="00693385">
            <w:pPr>
              <w:jc w:val="left"/>
            </w:pPr>
            <w:r w:rsidRPr="00693385">
              <w:rPr>
                <w:rFonts w:hint="eastAsia"/>
              </w:rPr>
              <w:t>MODE</w:t>
            </w:r>
          </w:p>
        </w:tc>
        <w:tc>
          <w:tcPr>
            <w:tcW w:w="1241" w:type="dxa"/>
          </w:tcPr>
          <w:p w:rsidR="00693385" w:rsidRPr="00693385" w:rsidRDefault="00693385" w:rsidP="00693385">
            <w:pPr>
              <w:jc w:val="left"/>
            </w:pPr>
            <w:r w:rsidRPr="00693385">
              <w:rPr>
                <w:rFonts w:hint="eastAsia"/>
              </w:rPr>
              <w:t>DATA</w:t>
            </w:r>
          </w:p>
        </w:tc>
        <w:tc>
          <w:tcPr>
            <w:tcW w:w="1560" w:type="dxa"/>
          </w:tcPr>
          <w:p w:rsidR="00693385" w:rsidRPr="00693385" w:rsidRDefault="00693385" w:rsidP="00693385">
            <w:pPr>
              <w:jc w:val="left"/>
            </w:pPr>
            <w:r w:rsidRPr="00693385">
              <w:t>C</w:t>
            </w:r>
            <w:r w:rsidRPr="00693385">
              <w:rPr>
                <w:rFonts w:hint="eastAsia"/>
              </w:rPr>
              <w:t>hecksum</w:t>
            </w:r>
          </w:p>
        </w:tc>
      </w:tr>
    </w:tbl>
    <w:p w:rsidR="00693385" w:rsidRPr="00693385" w:rsidRDefault="00693385" w:rsidP="00693385">
      <w:pPr>
        <w:jc w:val="left"/>
      </w:pPr>
      <w:r w:rsidRPr="00693385">
        <w:rPr>
          <w:rFonts w:hint="eastAsia"/>
        </w:rPr>
        <w:t>结构说明：</w:t>
      </w:r>
    </w:p>
    <w:p w:rsidR="00693385" w:rsidRPr="00693385" w:rsidRDefault="00693385" w:rsidP="00693385">
      <w:pPr>
        <w:jc w:val="left"/>
      </w:pPr>
      <w:r w:rsidRPr="00693385">
        <w:rPr>
          <w:rFonts w:hint="eastAsia"/>
        </w:rPr>
        <w:t xml:space="preserve">帧头：0x48 0x59 0X3E   </w:t>
      </w:r>
    </w:p>
    <w:p w:rsidR="00693385" w:rsidRPr="00693385" w:rsidRDefault="00693385" w:rsidP="00693385">
      <w:pPr>
        <w:jc w:val="left"/>
      </w:pPr>
      <w:r w:rsidRPr="00693385">
        <w:rPr>
          <w:rFonts w:hint="eastAsia"/>
        </w:rPr>
        <w:t>内容：从SIZE到DATA, SIZE指的是从SIZE到CHECKSUM的字节长度，从0开始计数。</w:t>
      </w:r>
    </w:p>
    <w:p w:rsidR="00693385" w:rsidRPr="00693385" w:rsidRDefault="00693385" w:rsidP="00693385">
      <w:pPr>
        <w:jc w:val="left"/>
      </w:pPr>
      <w:r w:rsidRPr="00693385">
        <w:rPr>
          <w:rFonts w:hint="eastAsia"/>
        </w:rPr>
        <w:t>帧尾：Checksum是从SIZE到DATA的所有字节异</w:t>
      </w:r>
      <w:proofErr w:type="gramStart"/>
      <w:r w:rsidRPr="00693385">
        <w:rPr>
          <w:rFonts w:hint="eastAsia"/>
        </w:rPr>
        <w:t>或</w:t>
      </w:r>
      <w:proofErr w:type="gramEnd"/>
      <w:r w:rsidRPr="00693385">
        <w:rPr>
          <w:rFonts w:hint="eastAsia"/>
        </w:rPr>
        <w:t>。</w:t>
      </w:r>
    </w:p>
    <w:p w:rsidR="00AA2DED" w:rsidRPr="00AA2DED" w:rsidRDefault="00AA2DED">
      <w:pPr>
        <w:numPr>
          <w:ilvl w:val="0"/>
          <w:numId w:val="7"/>
        </w:numPr>
        <w:ind w:left="426" w:hanging="426"/>
        <w:jc w:val="left"/>
        <w:pPrChange w:id="511" w:author="Administrator" w:date="2015-11-26T16:58:00Z">
          <w:pPr>
            <w:numPr>
              <w:numId w:val="7"/>
            </w:numPr>
            <w:ind w:left="720" w:hanging="360"/>
            <w:jc w:val="left"/>
          </w:pPr>
        </w:pPrChange>
      </w:pPr>
      <w:proofErr w:type="gramStart"/>
      <w:r w:rsidRPr="00AA2DED">
        <w:rPr>
          <w:rFonts w:hint="eastAsia"/>
        </w:rPr>
        <w:lastRenderedPageBreak/>
        <w:t>当</w:t>
      </w:r>
      <w:r w:rsidR="00F80ED6">
        <w:rPr>
          <w:rFonts w:hint="eastAsia"/>
        </w:rPr>
        <w:t>蓝牙主机</w:t>
      </w:r>
      <w:proofErr w:type="gramEnd"/>
      <w:r w:rsidRPr="00AA2DED">
        <w:rPr>
          <w:rFonts w:hint="eastAsia"/>
        </w:rPr>
        <w:t>端询问WHO ARE YOU时，</w:t>
      </w:r>
      <w:proofErr w:type="gramStart"/>
      <w:r w:rsidR="00F80ED6">
        <w:rPr>
          <w:rFonts w:hint="eastAsia"/>
        </w:rPr>
        <w:t>蓝牙从</w:t>
      </w:r>
      <w:proofErr w:type="gramEnd"/>
      <w:r w:rsidR="00F80ED6">
        <w:rPr>
          <w:rFonts w:hint="eastAsia"/>
        </w:rPr>
        <w:t>机</w:t>
      </w:r>
      <w:r w:rsidRPr="00AA2DED">
        <w:t>返回设备描述（包括</w:t>
      </w:r>
      <w:r w:rsidRPr="00AA2DED">
        <w:rPr>
          <w:rFonts w:hint="eastAsia"/>
        </w:rPr>
        <w:t>PID,UID</w:t>
      </w:r>
      <w:r w:rsidRPr="00AA2DED">
        <w:t>）</w:t>
      </w:r>
      <w:ins w:id="512" w:author="Administrator" w:date="2015-12-01T16:04:00Z">
        <w:r w:rsidR="009C4E04">
          <w:rPr>
            <w:rFonts w:hint="eastAsia"/>
          </w:rPr>
          <w:t>（</w:t>
        </w:r>
      </w:ins>
      <w:ins w:id="513" w:author="Administrator" w:date="2015-12-01T16:05:00Z">
        <w:r w:rsidR="009C4E04">
          <w:rPr>
            <w:rFonts w:hint="eastAsia"/>
          </w:rPr>
          <w:t>这些均可自定义</w:t>
        </w:r>
      </w:ins>
      <w:ins w:id="514" w:author="Administrator" w:date="2015-12-01T16:04:00Z">
        <w:r w:rsidR="009C4E04">
          <w:rPr>
            <w:rFonts w:hint="eastAsia"/>
          </w:rPr>
          <w:t>）</w:t>
        </w:r>
      </w:ins>
    </w:p>
    <w:p w:rsidR="00AA2DED" w:rsidRPr="00AA2DED" w:rsidRDefault="00AA2DED" w:rsidP="00AA2DED">
      <w:pPr>
        <w:jc w:val="left"/>
      </w:pPr>
      <w:r w:rsidRPr="00AA2DED">
        <w:rPr>
          <w:rFonts w:hint="eastAsia"/>
        </w:rPr>
        <w:t>设备描述格式0x48</w:t>
      </w:r>
      <w:r w:rsidRPr="00AA2DED">
        <w:t>;</w:t>
      </w:r>
      <w:r w:rsidRPr="00AA2DED">
        <w:rPr>
          <w:rFonts w:hint="eastAsia"/>
        </w:rPr>
        <w:t>0x59</w:t>
      </w:r>
      <w:r w:rsidRPr="00AA2DED">
        <w:t>;</w:t>
      </w:r>
      <w:r w:rsidRPr="00AA2DED">
        <w:rPr>
          <w:rFonts w:hint="eastAsia"/>
        </w:rPr>
        <w:t>0x3E;[设备</w:t>
      </w:r>
      <w:r w:rsidRPr="00AA2DED">
        <w:t>描述符大小{</w:t>
      </w:r>
      <w:r w:rsidRPr="00AA2DED">
        <w:rPr>
          <w:rFonts w:hint="eastAsia"/>
        </w:rPr>
        <w:t>字节</w:t>
      </w:r>
      <w:r w:rsidRPr="00AA2DED">
        <w:t>数包括</w:t>
      </w:r>
      <w:proofErr w:type="gramStart"/>
      <w:r w:rsidRPr="00AA2DED">
        <w:rPr>
          <w:rFonts w:hint="eastAsia"/>
        </w:rPr>
        <w:t>桢</w:t>
      </w:r>
      <w:proofErr w:type="gramEnd"/>
      <w:r w:rsidRPr="00AA2DED">
        <w:rPr>
          <w:rFonts w:hint="eastAsia"/>
        </w:rPr>
        <w:t>头</w:t>
      </w:r>
      <w:r w:rsidRPr="00AA2DED">
        <w:t>}]</w:t>
      </w:r>
      <w:r w:rsidRPr="00AA2DED">
        <w:rPr>
          <w:rFonts w:hint="eastAsia"/>
        </w:rPr>
        <w:t>[设备</w:t>
      </w:r>
      <w:r w:rsidRPr="00AA2DED">
        <w:t>类{0x00,0x01,0x02,0x03,0x04,0x05}</w:t>
      </w:r>
      <w:r w:rsidRPr="00AA2DED">
        <w:rPr>
          <w:rFonts w:hint="eastAsia"/>
        </w:rPr>
        <w:t>]</w:t>
      </w:r>
      <w:r w:rsidRPr="00AA2DED">
        <w:t>;[</w:t>
      </w:r>
      <w:r w:rsidRPr="00AA2DED">
        <w:rPr>
          <w:rFonts w:hint="eastAsia"/>
        </w:rPr>
        <w:t>设备制造</w:t>
      </w:r>
      <w:r w:rsidRPr="00AA2DED">
        <w:t>商{0x00</w:t>
      </w:r>
      <w:r w:rsidRPr="00AA2DED">
        <w:rPr>
          <w:rFonts w:hint="eastAsia"/>
        </w:rPr>
        <w:t>代表</w:t>
      </w:r>
      <w:r w:rsidR="002F24ED">
        <w:rPr>
          <w:rFonts w:hint="eastAsia"/>
        </w:rPr>
        <w:t>本</w:t>
      </w:r>
      <w:r w:rsidRPr="00AA2DED">
        <w:t>团队，</w:t>
      </w:r>
      <w:r w:rsidRPr="00AA2DED">
        <w:rPr>
          <w:rFonts w:hint="eastAsia"/>
        </w:rPr>
        <w:t>0</w:t>
      </w:r>
      <w:r w:rsidRPr="00AA2DED">
        <w:t>xff代表用户自定义</w:t>
      </w:r>
      <w:r w:rsidRPr="00AA2DED">
        <w:rPr>
          <w:rFonts w:hint="eastAsia"/>
        </w:rPr>
        <w:t>，</w:t>
      </w:r>
      <w:r w:rsidRPr="00AA2DED">
        <w:t>中间的数值代表不同的</w:t>
      </w:r>
      <w:r w:rsidRPr="00AA2DED">
        <w:rPr>
          <w:rFonts w:hint="eastAsia"/>
        </w:rPr>
        <w:t>认证</w:t>
      </w:r>
      <w:r w:rsidRPr="00AA2DED">
        <w:t>小模块制造商}]</w:t>
      </w:r>
      <w:r w:rsidRPr="00AA2DED">
        <w:rPr>
          <w:rFonts w:hint="eastAsia"/>
        </w:rPr>
        <w:t>；</w:t>
      </w:r>
      <w:r w:rsidRPr="00AA2DED">
        <w:t>[</w:t>
      </w:r>
      <w:r w:rsidRPr="00AA2DED">
        <w:rPr>
          <w:rFonts w:hint="eastAsia"/>
        </w:rPr>
        <w:t>设备</w:t>
      </w:r>
      <w:r w:rsidRPr="00AA2DED">
        <w:t>绝对ID号高字节]</w:t>
      </w:r>
      <w:r w:rsidRPr="00AA2DED">
        <w:rPr>
          <w:rFonts w:hint="eastAsia"/>
        </w:rPr>
        <w:t>；</w:t>
      </w:r>
      <w:r w:rsidRPr="00AA2DED">
        <w:t>[</w:t>
      </w:r>
      <w:r w:rsidRPr="00AA2DED">
        <w:rPr>
          <w:rFonts w:hint="eastAsia"/>
        </w:rPr>
        <w:t>设备</w:t>
      </w:r>
      <w:r w:rsidRPr="00AA2DED">
        <w:t>绝对ID号低字节]</w:t>
      </w:r>
      <w:r w:rsidRPr="00AA2DED">
        <w:rPr>
          <w:rFonts w:hint="eastAsia"/>
        </w:rPr>
        <w:t>；[设备硬件</w:t>
      </w:r>
      <w:r w:rsidRPr="00AA2DED">
        <w:t>版本号</w:t>
      </w:r>
      <w:r w:rsidRPr="00AA2DED">
        <w:rPr>
          <w:rFonts w:hint="eastAsia"/>
        </w:rPr>
        <w:t>]；{可选</w:t>
      </w:r>
      <w:r w:rsidRPr="00AA2DED">
        <w:t>的xml格式页面描述，用于配制</w:t>
      </w:r>
      <w:proofErr w:type="spellStart"/>
      <w:r w:rsidR="00F80ED6">
        <w:rPr>
          <w:rFonts w:hint="eastAsia"/>
        </w:rPr>
        <w:t>wifi</w:t>
      </w:r>
      <w:proofErr w:type="spellEnd"/>
      <w:r w:rsidR="00F80ED6">
        <w:rPr>
          <w:rFonts w:hint="eastAsia"/>
        </w:rPr>
        <w:t>设备</w:t>
      </w:r>
      <w:r w:rsidRPr="00AA2DED">
        <w:t>中的设备页面}</w:t>
      </w:r>
      <w:r w:rsidRPr="00AA2DED">
        <w:rPr>
          <w:rFonts w:hint="eastAsia"/>
        </w:rPr>
        <w:t>；校验</w:t>
      </w:r>
      <w:r w:rsidRPr="00AA2DED">
        <w:t>位</w:t>
      </w:r>
    </w:p>
    <w:p w:rsidR="00AA2DED" w:rsidRPr="00AA2DED" w:rsidRDefault="00AA2DED" w:rsidP="00AA2DED">
      <w:pPr>
        <w:numPr>
          <w:ilvl w:val="0"/>
          <w:numId w:val="8"/>
        </w:numPr>
        <w:jc w:val="left"/>
      </w:pPr>
      <w:r w:rsidRPr="00AA2DED">
        <w:rPr>
          <w:rFonts w:hint="eastAsia"/>
        </w:rPr>
        <w:t>说明MODE位在智能心率</w:t>
      </w:r>
      <w:r w:rsidR="00167946">
        <w:rPr>
          <w:rFonts w:hint="eastAsia"/>
        </w:rPr>
        <w:t>贴</w:t>
      </w:r>
      <w:r w:rsidRPr="00AA2DED">
        <w:rPr>
          <w:rFonts w:hint="eastAsia"/>
        </w:rPr>
        <w:t>上的作用</w:t>
      </w:r>
    </w:p>
    <w:p w:rsidR="00AA2DED" w:rsidRPr="00AA2DED" w:rsidRDefault="00AA2DED" w:rsidP="00AA2DED">
      <w:pPr>
        <w:jc w:val="left"/>
      </w:pPr>
      <w:r w:rsidRPr="00AA2DED">
        <w:rPr>
          <w:rFonts w:hint="eastAsia"/>
        </w:rPr>
        <w:t>当MODE位等于以下时，相应作用见下面说明</w:t>
      </w:r>
    </w:p>
    <w:p w:rsidR="00AA2DED" w:rsidRPr="00AA2DED" w:rsidRDefault="00AA2DED" w:rsidP="00AA2DED">
      <w:pPr>
        <w:jc w:val="left"/>
      </w:pPr>
      <w:r w:rsidRPr="00AA2DED">
        <w:rPr>
          <w:rFonts w:hint="eastAsia"/>
        </w:rPr>
        <w:t>设备</w:t>
      </w:r>
      <w:r w:rsidRPr="00AA2DED">
        <w:t>类型描述请求</w:t>
      </w:r>
      <w:r w:rsidRPr="00AA2DED">
        <w:rPr>
          <w:rFonts w:hint="eastAsia"/>
        </w:rPr>
        <w:t>(0x0</w:t>
      </w:r>
      <w:r w:rsidRPr="00AA2DED">
        <w:t>1:device descriptor request</w:t>
      </w:r>
      <w:r w:rsidRPr="00AA2DED">
        <w:rPr>
          <w:rFonts w:hint="eastAsia"/>
        </w:rPr>
        <w:t>)</w:t>
      </w:r>
    </w:p>
    <w:p w:rsidR="00AA2DED" w:rsidRPr="00AA2DED" w:rsidRDefault="00AA2DED" w:rsidP="00AA2DED">
      <w:pPr>
        <w:jc w:val="left"/>
      </w:pPr>
      <w:r w:rsidRPr="00AA2DED">
        <w:rPr>
          <w:rFonts w:hint="eastAsia"/>
        </w:rPr>
        <w:t>地址</w:t>
      </w:r>
      <w:r w:rsidRPr="00AA2DED">
        <w:t>设置请求</w:t>
      </w:r>
      <w:r w:rsidRPr="00AA2DED">
        <w:rPr>
          <w:rFonts w:hint="eastAsia"/>
        </w:rPr>
        <w:t>(0x02</w:t>
      </w:r>
      <w:r w:rsidRPr="00AA2DED">
        <w:t>:device address request</w:t>
      </w:r>
      <w:r w:rsidRPr="00AA2DED">
        <w:rPr>
          <w:rFonts w:hint="eastAsia"/>
        </w:rPr>
        <w:t>)</w:t>
      </w:r>
    </w:p>
    <w:p w:rsidR="00AA2DED" w:rsidRPr="00AA2DED" w:rsidRDefault="00AA2DED" w:rsidP="00AA2DED">
      <w:pPr>
        <w:jc w:val="left"/>
      </w:pPr>
      <w:r w:rsidRPr="00AA2DED">
        <w:rPr>
          <w:rFonts w:hint="eastAsia"/>
        </w:rPr>
        <w:t>设备</w:t>
      </w:r>
      <w:r w:rsidRPr="00AA2DED">
        <w:t>配置格式请求</w:t>
      </w:r>
      <w:r w:rsidRPr="00AA2DED">
        <w:rPr>
          <w:rFonts w:hint="eastAsia"/>
        </w:rPr>
        <w:t>(0x0</w:t>
      </w:r>
      <w:r w:rsidRPr="00AA2DED">
        <w:t xml:space="preserve">3:configuation </w:t>
      </w:r>
      <w:proofErr w:type="spellStart"/>
      <w:r w:rsidRPr="00AA2DED">
        <w:t>formate</w:t>
      </w:r>
      <w:proofErr w:type="spellEnd"/>
      <w:r w:rsidRPr="00AA2DED">
        <w:t xml:space="preserve"> request</w:t>
      </w:r>
      <w:r w:rsidRPr="00AA2DED">
        <w:rPr>
          <w:rFonts w:hint="eastAsia"/>
        </w:rPr>
        <w:t>)</w:t>
      </w:r>
    </w:p>
    <w:p w:rsidR="00AA2DED" w:rsidRPr="00206E9D" w:rsidRDefault="00AA2DED" w:rsidP="00AA2DED">
      <w:pPr>
        <w:jc w:val="left"/>
        <w:rPr>
          <w:color w:val="FF0000"/>
          <w:rPrChange w:id="515" w:author="Administrator" w:date="2015-12-01T16:21:00Z">
            <w:rPr/>
          </w:rPrChange>
        </w:rPr>
      </w:pPr>
      <w:r w:rsidRPr="00206E9D">
        <w:rPr>
          <w:rFonts w:hint="eastAsia"/>
          <w:color w:val="FF0000"/>
          <w:rPrChange w:id="516" w:author="Administrator" w:date="2015-12-01T16:21:00Z">
            <w:rPr>
              <w:rFonts w:hint="eastAsia"/>
            </w:rPr>
          </w:rPrChange>
        </w:rPr>
        <w:t>设备</w:t>
      </w:r>
      <w:r w:rsidRPr="00206E9D">
        <w:rPr>
          <w:color w:val="FF0000"/>
          <w:rPrChange w:id="517" w:author="Administrator" w:date="2015-12-01T16:21:00Z">
            <w:rPr/>
          </w:rPrChange>
        </w:rPr>
        <w:t>配置请求</w:t>
      </w:r>
      <w:r w:rsidRPr="00206E9D">
        <w:rPr>
          <w:rFonts w:hint="eastAsia"/>
          <w:color w:val="FF0000"/>
          <w:rPrChange w:id="518" w:author="Administrator" w:date="2015-12-01T16:21:00Z">
            <w:rPr>
              <w:rFonts w:hint="eastAsia"/>
            </w:rPr>
          </w:rPrChange>
        </w:rPr>
        <w:t>(0x04</w:t>
      </w:r>
      <w:r w:rsidRPr="00206E9D">
        <w:rPr>
          <w:color w:val="FF0000"/>
          <w:rPrChange w:id="519" w:author="Administrator" w:date="2015-12-01T16:21:00Z">
            <w:rPr/>
          </w:rPrChange>
        </w:rPr>
        <w:t>:configuration request</w:t>
      </w:r>
      <w:r w:rsidRPr="00206E9D">
        <w:rPr>
          <w:rFonts w:hint="eastAsia"/>
          <w:color w:val="FF0000"/>
          <w:rPrChange w:id="520" w:author="Administrator" w:date="2015-12-01T16:21:00Z">
            <w:rPr>
              <w:rFonts w:hint="eastAsia"/>
            </w:rPr>
          </w:rPrChange>
        </w:rPr>
        <w:t>)</w:t>
      </w:r>
    </w:p>
    <w:p w:rsidR="00AA2DED" w:rsidRPr="00AA2DED" w:rsidRDefault="00AA2DED" w:rsidP="00AA2DED">
      <w:pPr>
        <w:jc w:val="left"/>
      </w:pPr>
      <w:r w:rsidRPr="00AA2DED">
        <w:rPr>
          <w:rFonts w:hint="eastAsia"/>
        </w:rPr>
        <w:t>设备</w:t>
      </w:r>
      <w:r w:rsidRPr="00AA2DED">
        <w:t>报告</w:t>
      </w:r>
      <w:r w:rsidRPr="00AA2DED">
        <w:rPr>
          <w:rFonts w:hint="eastAsia"/>
        </w:rPr>
        <w:t>格式</w:t>
      </w:r>
      <w:r w:rsidRPr="00AA2DED">
        <w:t>请求</w:t>
      </w:r>
      <w:r w:rsidRPr="00AA2DED">
        <w:rPr>
          <w:rFonts w:hint="eastAsia"/>
        </w:rPr>
        <w:t>(0x0</w:t>
      </w:r>
      <w:r w:rsidRPr="00AA2DED">
        <w:t>5:report format request</w:t>
      </w:r>
      <w:r w:rsidRPr="00AA2DED">
        <w:rPr>
          <w:rFonts w:hint="eastAsia"/>
        </w:rPr>
        <w:t>)</w:t>
      </w:r>
    </w:p>
    <w:p w:rsidR="00AA2DED" w:rsidRPr="00206E9D" w:rsidRDefault="00AA2DED" w:rsidP="00AA2DED">
      <w:pPr>
        <w:jc w:val="left"/>
        <w:rPr>
          <w:color w:val="FF0000"/>
          <w:rPrChange w:id="521" w:author="Administrator" w:date="2015-12-01T16:21:00Z">
            <w:rPr/>
          </w:rPrChange>
        </w:rPr>
      </w:pPr>
      <w:r w:rsidRPr="00206E9D">
        <w:rPr>
          <w:rFonts w:hint="eastAsia"/>
          <w:color w:val="FF0000"/>
          <w:rPrChange w:id="522" w:author="Administrator" w:date="2015-12-01T16:21:00Z">
            <w:rPr>
              <w:rFonts w:hint="eastAsia"/>
            </w:rPr>
          </w:rPrChange>
        </w:rPr>
        <w:t>数据</w:t>
      </w:r>
      <w:r w:rsidRPr="00206E9D">
        <w:rPr>
          <w:color w:val="FF0000"/>
          <w:rPrChange w:id="523" w:author="Administrator" w:date="2015-12-01T16:21:00Z">
            <w:rPr/>
          </w:rPrChange>
        </w:rPr>
        <w:t>请求</w:t>
      </w:r>
      <w:r w:rsidRPr="00206E9D">
        <w:rPr>
          <w:rFonts w:hint="eastAsia"/>
          <w:color w:val="FF0000"/>
          <w:rPrChange w:id="524" w:author="Administrator" w:date="2015-12-01T16:21:00Z">
            <w:rPr>
              <w:rFonts w:hint="eastAsia"/>
            </w:rPr>
          </w:rPrChange>
        </w:rPr>
        <w:t>(0x0</w:t>
      </w:r>
      <w:r w:rsidRPr="00206E9D">
        <w:rPr>
          <w:color w:val="FF0000"/>
          <w:rPrChange w:id="525" w:author="Administrator" w:date="2015-12-01T16:21:00Z">
            <w:rPr/>
          </w:rPrChange>
        </w:rPr>
        <w:t xml:space="preserve">6:In action </w:t>
      </w:r>
      <w:r w:rsidRPr="00206E9D">
        <w:rPr>
          <w:rFonts w:hint="eastAsia"/>
          <w:color w:val="FF0000"/>
          <w:rPrChange w:id="526" w:author="Administrator" w:date="2015-12-01T16:21:00Z">
            <w:rPr>
              <w:rFonts w:hint="eastAsia"/>
            </w:rPr>
          </w:rPrChange>
        </w:rPr>
        <w:t xml:space="preserve">data </w:t>
      </w:r>
      <w:r w:rsidRPr="00206E9D">
        <w:rPr>
          <w:color w:val="FF0000"/>
          <w:rPrChange w:id="527" w:author="Administrator" w:date="2015-12-01T16:21:00Z">
            <w:rPr/>
          </w:rPrChange>
        </w:rPr>
        <w:t>request</w:t>
      </w:r>
      <w:r w:rsidRPr="00206E9D">
        <w:rPr>
          <w:rFonts w:hint="eastAsia"/>
          <w:color w:val="FF0000"/>
          <w:rPrChange w:id="528" w:author="Administrator" w:date="2015-12-01T16:21:00Z">
            <w:rPr>
              <w:rFonts w:hint="eastAsia"/>
            </w:rPr>
          </w:rPrChange>
        </w:rPr>
        <w:t>)</w:t>
      </w:r>
    </w:p>
    <w:p w:rsidR="00AA2DED" w:rsidRPr="00AA2DED" w:rsidRDefault="00AA2DED" w:rsidP="00AA2DED">
      <w:pPr>
        <w:jc w:val="left"/>
      </w:pPr>
      <w:r w:rsidRPr="00AA2DED">
        <w:rPr>
          <w:rFonts w:hint="eastAsia"/>
        </w:rPr>
        <w:t>配置</w:t>
      </w:r>
      <w:r w:rsidRPr="00AA2DED">
        <w:t>更新请求</w:t>
      </w:r>
      <w:r w:rsidRPr="00AA2DED">
        <w:rPr>
          <w:rFonts w:hint="eastAsia"/>
        </w:rPr>
        <w:t>(0x0</w:t>
      </w:r>
      <w:r w:rsidRPr="00AA2DED">
        <w:t>7:save the current configuration to flash</w:t>
      </w:r>
      <w:r w:rsidRPr="00AA2DED">
        <w:rPr>
          <w:rFonts w:hint="eastAsia"/>
        </w:rPr>
        <w:t>)</w:t>
      </w:r>
    </w:p>
    <w:p w:rsidR="00AA2DED" w:rsidRPr="00AA2DED" w:rsidRDefault="00AA2DED" w:rsidP="00AA2DED">
      <w:pPr>
        <w:jc w:val="left"/>
      </w:pPr>
      <w:r w:rsidRPr="00AA2DED">
        <w:rPr>
          <w:rFonts w:hint="eastAsia"/>
        </w:rPr>
        <w:t>默认配置请求(0x0</w:t>
      </w:r>
      <w:r w:rsidRPr="00AA2DED">
        <w:t xml:space="preserve">8:restore default </w:t>
      </w:r>
      <w:proofErr w:type="spellStart"/>
      <w:r w:rsidRPr="00AA2DED">
        <w:t>configuation</w:t>
      </w:r>
      <w:proofErr w:type="spellEnd"/>
      <w:r w:rsidRPr="00AA2DED">
        <w:rPr>
          <w:rFonts w:hint="eastAsia"/>
        </w:rPr>
        <w:t>)</w:t>
      </w:r>
    </w:p>
    <w:p w:rsidR="00AA2DED" w:rsidRPr="00AA2DED" w:rsidRDefault="00AA2DED" w:rsidP="00AA2DED">
      <w:pPr>
        <w:jc w:val="left"/>
      </w:pPr>
      <w:r w:rsidRPr="00AA2DED">
        <w:rPr>
          <w:rFonts w:hint="eastAsia"/>
        </w:rPr>
        <w:t>固件更新</w:t>
      </w:r>
      <w:r w:rsidRPr="00AA2DED">
        <w:t>请求</w:t>
      </w:r>
      <w:r w:rsidRPr="00AA2DED">
        <w:rPr>
          <w:rFonts w:hint="eastAsia"/>
        </w:rPr>
        <w:t>(0x0</w:t>
      </w:r>
      <w:r w:rsidRPr="00AA2DED">
        <w:t>9:mode ISP</w:t>
      </w:r>
      <w:r w:rsidRPr="00AA2DED">
        <w:rPr>
          <w:rFonts w:hint="eastAsia"/>
        </w:rPr>
        <w:t xml:space="preserve"> request)</w:t>
      </w:r>
    </w:p>
    <w:p w:rsidR="00AA2DED" w:rsidRPr="00AA2DED" w:rsidRDefault="00AA2DED" w:rsidP="00AA2DED">
      <w:pPr>
        <w:jc w:val="left"/>
      </w:pPr>
      <w:r w:rsidRPr="00AA2DED">
        <w:rPr>
          <w:rFonts w:hint="eastAsia"/>
        </w:rPr>
        <w:t>设备信息帮助请求(0x0A</w:t>
      </w:r>
      <w:r w:rsidRPr="00AA2DED">
        <w:t>:help info in ASCII mode ISP</w:t>
      </w:r>
      <w:r w:rsidRPr="00AA2DED">
        <w:rPr>
          <w:rFonts w:hint="eastAsia"/>
        </w:rPr>
        <w:t xml:space="preserve"> request)</w:t>
      </w:r>
    </w:p>
    <w:p w:rsidR="00AA2DED" w:rsidRPr="00AA2DED" w:rsidRDefault="00AA2DED" w:rsidP="00AA2DED">
      <w:pPr>
        <w:jc w:val="left"/>
      </w:pPr>
      <w:r w:rsidRPr="00AA2DED">
        <w:rPr>
          <w:rFonts w:hint="eastAsia"/>
        </w:rPr>
        <w:t>IO口配置请求(0x0B</w:t>
      </w:r>
      <w:r w:rsidRPr="00AA2DED">
        <w:t>:</w:t>
      </w:r>
      <w:r w:rsidRPr="00AA2DED">
        <w:rPr>
          <w:rFonts w:hint="eastAsia"/>
        </w:rPr>
        <w:t xml:space="preserve">IO </w:t>
      </w:r>
      <w:r w:rsidRPr="00AA2DED">
        <w:t>configuration request</w:t>
      </w:r>
      <w:r w:rsidRPr="00AA2DED">
        <w:rPr>
          <w:rFonts w:hint="eastAsia"/>
        </w:rPr>
        <w:t xml:space="preserve"> )</w:t>
      </w:r>
    </w:p>
    <w:p w:rsidR="00AA2DED" w:rsidRPr="00AA2DED" w:rsidRDefault="00AA2DED" w:rsidP="00AA2DED">
      <w:pPr>
        <w:jc w:val="left"/>
      </w:pPr>
      <w:r w:rsidRPr="00AA2DED">
        <w:rPr>
          <w:rFonts w:hint="eastAsia"/>
        </w:rPr>
        <w:t>IO</w:t>
      </w:r>
      <w:proofErr w:type="gramStart"/>
      <w:r w:rsidRPr="00AA2DED">
        <w:rPr>
          <w:rFonts w:hint="eastAsia"/>
        </w:rPr>
        <w:t>口功能</w:t>
      </w:r>
      <w:proofErr w:type="gramEnd"/>
      <w:r w:rsidRPr="00AA2DED">
        <w:rPr>
          <w:rFonts w:hint="eastAsia"/>
        </w:rPr>
        <w:t>请求(0x0C</w:t>
      </w:r>
      <w:r w:rsidRPr="00AA2DED">
        <w:t>:</w:t>
      </w:r>
      <w:r w:rsidRPr="00AA2DED">
        <w:rPr>
          <w:rFonts w:hint="eastAsia"/>
        </w:rPr>
        <w:t xml:space="preserve"> IO function</w:t>
      </w:r>
      <w:r w:rsidRPr="00AA2DED">
        <w:t xml:space="preserve"> request</w:t>
      </w:r>
      <w:r w:rsidRPr="00AA2DED">
        <w:rPr>
          <w:rFonts w:hint="eastAsia"/>
        </w:rPr>
        <w:t>)</w:t>
      </w:r>
    </w:p>
    <w:p w:rsidR="00AA2DED" w:rsidRPr="00AA2DED" w:rsidRDefault="00AA2DED" w:rsidP="00AA2DED">
      <w:pPr>
        <w:jc w:val="left"/>
      </w:pPr>
      <w:r w:rsidRPr="00AA2DED">
        <w:rPr>
          <w:rFonts w:hint="eastAsia"/>
        </w:rPr>
        <w:t>特殊函数请求(0x0D</w:t>
      </w:r>
      <w:r w:rsidRPr="00AA2DED">
        <w:t>: Special function</w:t>
      </w:r>
      <w:r w:rsidRPr="00AA2DED">
        <w:rPr>
          <w:rFonts w:hint="eastAsia"/>
        </w:rPr>
        <w:t xml:space="preserve"> request)</w:t>
      </w:r>
    </w:p>
    <w:p w:rsidR="00AA2DED" w:rsidRPr="00AA2DED" w:rsidRDefault="00AA2DED" w:rsidP="00AA2DED">
      <w:pPr>
        <w:jc w:val="left"/>
      </w:pPr>
      <w:r w:rsidRPr="00AA2DED">
        <w:rPr>
          <w:rFonts w:hint="eastAsia"/>
        </w:rPr>
        <w:lastRenderedPageBreak/>
        <w:t>特殊功能顺序请求(0x0E</w:t>
      </w:r>
      <w:r w:rsidRPr="00AA2DED">
        <w:t>: Special function</w:t>
      </w:r>
      <w:r w:rsidRPr="00AA2DED">
        <w:rPr>
          <w:rFonts w:hint="eastAsia"/>
        </w:rPr>
        <w:t xml:space="preserve"> sequence request)</w:t>
      </w:r>
    </w:p>
    <w:p w:rsidR="00AA2DED" w:rsidRPr="00AA2DED" w:rsidRDefault="00AA2DED" w:rsidP="00AA2DED">
      <w:pPr>
        <w:numPr>
          <w:ilvl w:val="0"/>
          <w:numId w:val="8"/>
        </w:numPr>
        <w:jc w:val="left"/>
      </w:pPr>
      <w:r w:rsidRPr="00AA2DED">
        <w:rPr>
          <w:rFonts w:hint="eastAsia"/>
        </w:rPr>
        <w:t>重点说明</w:t>
      </w:r>
      <w:proofErr w:type="gramStart"/>
      <w:r w:rsidRPr="00AA2DED">
        <w:rPr>
          <w:rFonts w:hint="eastAsia"/>
        </w:rPr>
        <w:t>一</w:t>
      </w:r>
      <w:proofErr w:type="gramEnd"/>
      <w:r w:rsidRPr="00AA2DED">
        <w:rPr>
          <w:rFonts w:hint="eastAsia"/>
        </w:rPr>
        <w:t>：</w:t>
      </w:r>
      <w:proofErr w:type="gramStart"/>
      <w:ins w:id="529" w:author="Administrator" w:date="2015-11-26T18:20:00Z">
        <w:r w:rsidR="009F443B">
          <w:rPr>
            <w:rFonts w:hint="eastAsia"/>
          </w:rPr>
          <w:t>蓝牙主从</w:t>
        </w:r>
      </w:ins>
      <w:proofErr w:type="gramEnd"/>
      <w:r w:rsidRPr="00AA2DED">
        <w:rPr>
          <w:rFonts w:hint="eastAsia"/>
        </w:rPr>
        <w:t>设备信息请求(0x0A</w:t>
      </w:r>
      <w:r w:rsidRPr="00AA2DED">
        <w:t>:help info in ASCII mode ISP</w:t>
      </w:r>
      <w:r w:rsidRPr="00AA2DED">
        <w:rPr>
          <w:rFonts w:hint="eastAsia"/>
        </w:rPr>
        <w:t xml:space="preserve"> request)</w:t>
      </w:r>
    </w:p>
    <w:p w:rsidR="00AA2DED" w:rsidRPr="00AA2DED" w:rsidRDefault="00AA2DED" w:rsidP="00AA2DED">
      <w:pPr>
        <w:jc w:val="left"/>
      </w:pPr>
      <w:proofErr w:type="gramStart"/>
      <w:r w:rsidRPr="00AA2DED">
        <w:rPr>
          <w:rFonts w:hint="eastAsia"/>
        </w:rPr>
        <w:t>如果</w:t>
      </w:r>
      <w:r w:rsidR="00F80ED6">
        <w:rPr>
          <w:rFonts w:hint="eastAsia"/>
        </w:rPr>
        <w:t>蓝牙主机</w:t>
      </w:r>
      <w:proofErr w:type="gramEnd"/>
      <w:r w:rsidR="00F80ED6">
        <w:rPr>
          <w:rFonts w:hint="eastAsia"/>
        </w:rPr>
        <w:t>向特定</w:t>
      </w:r>
      <w:proofErr w:type="gramStart"/>
      <w:r w:rsidR="00F80ED6">
        <w:rPr>
          <w:rFonts w:hint="eastAsia"/>
        </w:rPr>
        <w:t>的蓝牙从</w:t>
      </w:r>
      <w:proofErr w:type="gramEnd"/>
      <w:r w:rsidR="00F80ED6">
        <w:rPr>
          <w:rFonts w:hint="eastAsia"/>
        </w:rPr>
        <w:t>机</w:t>
      </w:r>
      <w:r w:rsidRPr="00AA2DED">
        <w:rPr>
          <w:rFonts w:hint="eastAsia"/>
        </w:rPr>
        <w:t>发送以下信息</w:t>
      </w:r>
    </w:p>
    <w:tbl>
      <w:tblPr>
        <w:tblStyle w:val="a7"/>
        <w:tblW w:w="0" w:type="auto"/>
        <w:tblInd w:w="360" w:type="dxa"/>
        <w:tblLook w:val="04A0" w:firstRow="1" w:lastRow="0" w:firstColumn="1" w:lastColumn="0" w:noHBand="0" w:noVBand="1"/>
      </w:tblPr>
      <w:tblGrid>
        <w:gridCol w:w="882"/>
        <w:gridCol w:w="851"/>
        <w:gridCol w:w="742"/>
        <w:gridCol w:w="707"/>
        <w:gridCol w:w="950"/>
        <w:gridCol w:w="1376"/>
      </w:tblGrid>
      <w:tr w:rsidR="00AA2DED" w:rsidRPr="00AA2DED" w:rsidTr="00146E30">
        <w:tc>
          <w:tcPr>
            <w:tcW w:w="882" w:type="dxa"/>
          </w:tcPr>
          <w:p w:rsidR="00AA2DED" w:rsidRPr="00AA2DED" w:rsidRDefault="00AA2DED" w:rsidP="00AA2DED">
            <w:pPr>
              <w:jc w:val="left"/>
            </w:pPr>
            <w:r w:rsidRPr="00AA2DED">
              <w:rPr>
                <w:rFonts w:hint="eastAsia"/>
              </w:rPr>
              <w:t>0X48</w:t>
            </w:r>
          </w:p>
        </w:tc>
        <w:tc>
          <w:tcPr>
            <w:tcW w:w="851" w:type="dxa"/>
          </w:tcPr>
          <w:p w:rsidR="00AA2DED" w:rsidRPr="00AA2DED" w:rsidRDefault="00AA2DED" w:rsidP="00AA2DED">
            <w:pPr>
              <w:jc w:val="left"/>
            </w:pPr>
            <w:r w:rsidRPr="00AA2DED">
              <w:rPr>
                <w:rFonts w:hint="eastAsia"/>
              </w:rPr>
              <w:t>0X59</w:t>
            </w:r>
          </w:p>
        </w:tc>
        <w:tc>
          <w:tcPr>
            <w:tcW w:w="542" w:type="dxa"/>
          </w:tcPr>
          <w:p w:rsidR="00AA2DED" w:rsidRPr="00AA2DED" w:rsidRDefault="00AA2DED" w:rsidP="00AA2DED">
            <w:pPr>
              <w:jc w:val="left"/>
            </w:pPr>
            <w:r w:rsidRPr="00AA2DED">
              <w:rPr>
                <w:rFonts w:hint="eastAsia"/>
              </w:rPr>
              <w:t>0X3C</w:t>
            </w:r>
          </w:p>
        </w:tc>
        <w:tc>
          <w:tcPr>
            <w:tcW w:w="704" w:type="dxa"/>
          </w:tcPr>
          <w:p w:rsidR="00AA2DED" w:rsidRPr="00AA2DED" w:rsidRDefault="00AA2DED" w:rsidP="00AA2DED">
            <w:pPr>
              <w:jc w:val="left"/>
            </w:pPr>
            <w:r w:rsidRPr="00AA2DED">
              <w:rPr>
                <w:rFonts w:hint="eastAsia"/>
              </w:rPr>
              <w:t>0X00</w:t>
            </w:r>
          </w:p>
        </w:tc>
        <w:tc>
          <w:tcPr>
            <w:tcW w:w="950" w:type="dxa"/>
          </w:tcPr>
          <w:p w:rsidR="00AA2DED" w:rsidRPr="00AA2DED" w:rsidRDefault="00AA2DED" w:rsidP="00AA2DED">
            <w:pPr>
              <w:jc w:val="left"/>
            </w:pPr>
            <w:r w:rsidRPr="00AA2DED">
              <w:rPr>
                <w:rFonts w:hint="eastAsia"/>
              </w:rPr>
              <w:t>0X0</w:t>
            </w:r>
            <w:r w:rsidR="002F24ED">
              <w:rPr>
                <w:rFonts w:hint="eastAsia"/>
              </w:rPr>
              <w:t>A</w:t>
            </w:r>
          </w:p>
        </w:tc>
        <w:tc>
          <w:tcPr>
            <w:tcW w:w="1376" w:type="dxa"/>
          </w:tcPr>
          <w:p w:rsidR="00AA2DED" w:rsidRPr="00AA2DED" w:rsidRDefault="00AA2DED" w:rsidP="00AA2DED">
            <w:pPr>
              <w:jc w:val="left"/>
            </w:pPr>
            <w:r w:rsidRPr="00AA2DED">
              <w:rPr>
                <w:rFonts w:hint="eastAsia"/>
              </w:rPr>
              <w:t>0X0A</w:t>
            </w:r>
          </w:p>
        </w:tc>
      </w:tr>
      <w:tr w:rsidR="00AA2DED" w:rsidRPr="00AA2DED" w:rsidTr="00146E30">
        <w:tc>
          <w:tcPr>
            <w:tcW w:w="882" w:type="dxa"/>
          </w:tcPr>
          <w:p w:rsidR="00AA2DED" w:rsidRPr="00AA2DED" w:rsidRDefault="00AA2DED" w:rsidP="00AA2DED">
            <w:pPr>
              <w:jc w:val="left"/>
            </w:pPr>
            <w:r w:rsidRPr="00AA2DED">
              <w:rPr>
                <w:rFonts w:hint="eastAsia"/>
              </w:rPr>
              <w:t>头</w:t>
            </w:r>
          </w:p>
        </w:tc>
        <w:tc>
          <w:tcPr>
            <w:tcW w:w="851" w:type="dxa"/>
          </w:tcPr>
          <w:p w:rsidR="00AA2DED" w:rsidRPr="00AA2DED" w:rsidRDefault="00AA2DED" w:rsidP="00AA2DED">
            <w:pPr>
              <w:jc w:val="left"/>
            </w:pPr>
            <w:r w:rsidRPr="00AA2DED">
              <w:rPr>
                <w:rFonts w:hint="eastAsia"/>
              </w:rPr>
              <w:t>头</w:t>
            </w:r>
          </w:p>
        </w:tc>
        <w:tc>
          <w:tcPr>
            <w:tcW w:w="542" w:type="dxa"/>
          </w:tcPr>
          <w:p w:rsidR="00AA2DED" w:rsidRPr="00AA2DED" w:rsidRDefault="00AA2DED" w:rsidP="00AA2DED">
            <w:pPr>
              <w:jc w:val="left"/>
            </w:pPr>
            <w:r w:rsidRPr="00AA2DED">
              <w:rPr>
                <w:rFonts w:hint="eastAsia"/>
              </w:rPr>
              <w:t>头</w:t>
            </w:r>
          </w:p>
        </w:tc>
        <w:tc>
          <w:tcPr>
            <w:tcW w:w="704" w:type="dxa"/>
          </w:tcPr>
          <w:p w:rsidR="00AA2DED" w:rsidRPr="00AA2DED" w:rsidRDefault="00AA2DED" w:rsidP="00AA2DED">
            <w:pPr>
              <w:jc w:val="left"/>
            </w:pPr>
            <w:r w:rsidRPr="00AA2DED">
              <w:rPr>
                <w:rFonts w:hint="eastAsia"/>
              </w:rPr>
              <w:t>SIZE</w:t>
            </w:r>
          </w:p>
        </w:tc>
        <w:tc>
          <w:tcPr>
            <w:tcW w:w="950" w:type="dxa"/>
          </w:tcPr>
          <w:p w:rsidR="00AA2DED" w:rsidRPr="00AA2DED" w:rsidRDefault="00AA2DED" w:rsidP="00AA2DED">
            <w:pPr>
              <w:jc w:val="left"/>
            </w:pPr>
            <w:r w:rsidRPr="00AA2DED">
              <w:rPr>
                <w:rFonts w:hint="eastAsia"/>
              </w:rPr>
              <w:t>MODE</w:t>
            </w:r>
          </w:p>
        </w:tc>
        <w:tc>
          <w:tcPr>
            <w:tcW w:w="1376" w:type="dxa"/>
          </w:tcPr>
          <w:p w:rsidR="00AA2DED" w:rsidRPr="00AA2DED" w:rsidRDefault="00AA2DED" w:rsidP="00AA2DED">
            <w:pPr>
              <w:jc w:val="left"/>
            </w:pPr>
            <w:r w:rsidRPr="00AA2DED">
              <w:t>C</w:t>
            </w:r>
            <w:r w:rsidRPr="00AA2DED">
              <w:rPr>
                <w:rFonts w:hint="eastAsia"/>
              </w:rPr>
              <w:t>hecksum</w:t>
            </w:r>
          </w:p>
        </w:tc>
      </w:tr>
    </w:tbl>
    <w:p w:rsidR="00AA2DED" w:rsidRDefault="00146E30" w:rsidP="00AA2DED">
      <w:pPr>
        <w:jc w:val="left"/>
        <w:rPr>
          <w:ins w:id="530" w:author="Administrator" w:date="2015-11-26T18:01:00Z"/>
        </w:rPr>
      </w:pPr>
      <w:proofErr w:type="gramStart"/>
      <w:r>
        <w:rPr>
          <w:rFonts w:hint="eastAsia"/>
        </w:rPr>
        <w:t>蓝牙从机</w:t>
      </w:r>
      <w:r w:rsidR="00AA2DED" w:rsidRPr="00AA2DED">
        <w:rPr>
          <w:rFonts w:hint="eastAsia"/>
        </w:rPr>
        <w:t>端会发送一系列</w:t>
      </w:r>
      <w:r w:rsidR="00527940">
        <w:rPr>
          <w:rFonts w:hint="eastAsia"/>
        </w:rPr>
        <w:t>蓝牙</w:t>
      </w:r>
      <w:proofErr w:type="gramEnd"/>
      <w:r w:rsidR="00AA2DED" w:rsidRPr="00AA2DED">
        <w:rPr>
          <w:rFonts w:hint="eastAsia"/>
        </w:rPr>
        <w:t>-智能心率</w:t>
      </w:r>
      <w:proofErr w:type="gramStart"/>
      <w:r w:rsidR="00167946">
        <w:rPr>
          <w:rFonts w:hint="eastAsia"/>
        </w:rPr>
        <w:t>贴</w:t>
      </w:r>
      <w:r w:rsidR="00F80ED6">
        <w:rPr>
          <w:rFonts w:hint="eastAsia"/>
        </w:rPr>
        <w:t>设备</w:t>
      </w:r>
      <w:proofErr w:type="gramEnd"/>
      <w:r w:rsidR="00F80ED6">
        <w:rPr>
          <w:rFonts w:hint="eastAsia"/>
        </w:rPr>
        <w:t>状态</w:t>
      </w:r>
      <w:r w:rsidR="00AA2DED" w:rsidRPr="00AA2DED">
        <w:rPr>
          <w:rFonts w:hint="eastAsia"/>
        </w:rPr>
        <w:t>信息</w:t>
      </w:r>
    </w:p>
    <w:p w:rsidR="00146E30" w:rsidRDefault="00146E30" w:rsidP="00206E9D">
      <w:pPr>
        <w:jc w:val="left"/>
        <w:rPr>
          <w:ins w:id="531" w:author="Administrator" w:date="2015-11-26T18:01:00Z"/>
        </w:rPr>
        <w:pPrChange w:id="532" w:author="Administrator" w:date="2015-12-01T16:23:00Z">
          <w:pPr>
            <w:jc w:val="left"/>
          </w:pPr>
        </w:pPrChange>
      </w:pPr>
      <w:ins w:id="533" w:author="Administrator" w:date="2015-11-26T18:03:00Z">
        <w:r>
          <w:rPr>
            <w:rFonts w:hint="eastAsia"/>
          </w:rPr>
          <w:t>例</w:t>
        </w:r>
      </w:ins>
      <w:ins w:id="534" w:author="Administrator" w:date="2015-11-26T18:05:00Z">
        <w:r>
          <w:rPr>
            <w:rFonts w:hint="eastAsia"/>
          </w:rPr>
          <w:t>子</w:t>
        </w:r>
      </w:ins>
      <w:ins w:id="535" w:author="Administrator" w:date="2015-11-26T18:03:00Z">
        <w:r>
          <w:rPr>
            <w:rFonts w:hint="eastAsia"/>
          </w:rPr>
          <w:t>：</w:t>
        </w:r>
      </w:ins>
    </w:p>
    <w:p w:rsidR="00146E30" w:rsidRPr="00AA2DED" w:rsidRDefault="00146E30" w:rsidP="00206E9D">
      <w:pPr>
        <w:jc w:val="left"/>
        <w:rPr>
          <w:ins w:id="536" w:author="Administrator" w:date="2015-11-26T18:06:00Z"/>
        </w:rPr>
        <w:pPrChange w:id="537" w:author="Administrator" w:date="2015-12-01T16:23:00Z">
          <w:pPr>
            <w:jc w:val="left"/>
          </w:pPr>
        </w:pPrChange>
      </w:pPr>
      <w:proofErr w:type="gramStart"/>
      <w:ins w:id="538" w:author="Administrator" w:date="2015-11-26T18:06:00Z">
        <w:r>
          <w:rPr>
            <w:rFonts w:hint="eastAsia"/>
          </w:rPr>
          <w:t>蓝牙主机</w:t>
        </w:r>
        <w:proofErr w:type="gramEnd"/>
        <w:r>
          <w:rPr>
            <w:rFonts w:hint="eastAsia"/>
          </w:rPr>
          <w:t>向特定</w:t>
        </w:r>
        <w:proofErr w:type="gramStart"/>
        <w:r>
          <w:rPr>
            <w:rFonts w:hint="eastAsia"/>
          </w:rPr>
          <w:t>的蓝牙从</w:t>
        </w:r>
        <w:proofErr w:type="gramEnd"/>
        <w:r>
          <w:rPr>
            <w:rFonts w:hint="eastAsia"/>
          </w:rPr>
          <w:t>机</w:t>
        </w:r>
        <w:r w:rsidRPr="00AA2DED">
          <w:rPr>
            <w:rFonts w:hint="eastAsia"/>
          </w:rPr>
          <w:t>发送以下信息</w:t>
        </w:r>
      </w:ins>
    </w:p>
    <w:tbl>
      <w:tblPr>
        <w:tblStyle w:val="a7"/>
        <w:tblW w:w="0" w:type="auto"/>
        <w:tblInd w:w="360" w:type="dxa"/>
        <w:tblLook w:val="04A0" w:firstRow="1" w:lastRow="0" w:firstColumn="1" w:lastColumn="0" w:noHBand="0" w:noVBand="1"/>
      </w:tblPr>
      <w:tblGrid>
        <w:gridCol w:w="882"/>
        <w:gridCol w:w="851"/>
        <w:gridCol w:w="742"/>
        <w:gridCol w:w="707"/>
        <w:gridCol w:w="950"/>
        <w:gridCol w:w="1376"/>
      </w:tblGrid>
      <w:tr w:rsidR="00146E30" w:rsidRPr="00AA2DED" w:rsidTr="00146E30">
        <w:trPr>
          <w:ins w:id="539" w:author="Administrator" w:date="2015-11-26T18:06:00Z"/>
        </w:trPr>
        <w:tc>
          <w:tcPr>
            <w:tcW w:w="882" w:type="dxa"/>
          </w:tcPr>
          <w:p w:rsidR="00146E30" w:rsidRPr="00AA2DED" w:rsidRDefault="00146E30" w:rsidP="00206E9D">
            <w:pPr>
              <w:jc w:val="left"/>
              <w:rPr>
                <w:ins w:id="540" w:author="Administrator" w:date="2015-11-26T18:06:00Z"/>
              </w:rPr>
              <w:pPrChange w:id="541" w:author="Administrator" w:date="2015-12-01T16:23:00Z">
                <w:pPr>
                  <w:jc w:val="left"/>
                </w:pPr>
              </w:pPrChange>
            </w:pPr>
            <w:ins w:id="542" w:author="Administrator" w:date="2015-11-26T18:06:00Z">
              <w:r w:rsidRPr="00AA2DED">
                <w:rPr>
                  <w:rFonts w:hint="eastAsia"/>
                </w:rPr>
                <w:t>0X48</w:t>
              </w:r>
            </w:ins>
          </w:p>
        </w:tc>
        <w:tc>
          <w:tcPr>
            <w:tcW w:w="851" w:type="dxa"/>
          </w:tcPr>
          <w:p w:rsidR="00146E30" w:rsidRPr="00AA2DED" w:rsidRDefault="00146E30" w:rsidP="00206E9D">
            <w:pPr>
              <w:jc w:val="left"/>
              <w:rPr>
                <w:ins w:id="543" w:author="Administrator" w:date="2015-11-26T18:06:00Z"/>
              </w:rPr>
              <w:pPrChange w:id="544" w:author="Administrator" w:date="2015-12-01T16:23:00Z">
                <w:pPr>
                  <w:jc w:val="left"/>
                </w:pPr>
              </w:pPrChange>
            </w:pPr>
            <w:ins w:id="545" w:author="Administrator" w:date="2015-11-26T18:06:00Z">
              <w:r w:rsidRPr="00AA2DED">
                <w:rPr>
                  <w:rFonts w:hint="eastAsia"/>
                </w:rPr>
                <w:t>0X59</w:t>
              </w:r>
            </w:ins>
          </w:p>
        </w:tc>
        <w:tc>
          <w:tcPr>
            <w:tcW w:w="542" w:type="dxa"/>
          </w:tcPr>
          <w:p w:rsidR="00146E30" w:rsidRPr="00AA2DED" w:rsidRDefault="00146E30" w:rsidP="00206E9D">
            <w:pPr>
              <w:jc w:val="left"/>
              <w:rPr>
                <w:ins w:id="546" w:author="Administrator" w:date="2015-11-26T18:06:00Z"/>
              </w:rPr>
              <w:pPrChange w:id="547" w:author="Administrator" w:date="2015-12-01T16:23:00Z">
                <w:pPr>
                  <w:jc w:val="left"/>
                </w:pPr>
              </w:pPrChange>
            </w:pPr>
            <w:ins w:id="548" w:author="Administrator" w:date="2015-11-26T18:06:00Z">
              <w:r w:rsidRPr="00AA2DED">
                <w:rPr>
                  <w:rFonts w:hint="eastAsia"/>
                </w:rPr>
                <w:t>0X3C</w:t>
              </w:r>
            </w:ins>
          </w:p>
        </w:tc>
        <w:tc>
          <w:tcPr>
            <w:tcW w:w="704" w:type="dxa"/>
          </w:tcPr>
          <w:p w:rsidR="00146E30" w:rsidRPr="00AA2DED" w:rsidRDefault="00146E30" w:rsidP="00206E9D">
            <w:pPr>
              <w:jc w:val="left"/>
              <w:rPr>
                <w:ins w:id="549" w:author="Administrator" w:date="2015-11-26T18:06:00Z"/>
              </w:rPr>
              <w:pPrChange w:id="550" w:author="Administrator" w:date="2015-12-01T16:23:00Z">
                <w:pPr>
                  <w:jc w:val="left"/>
                </w:pPr>
              </w:pPrChange>
            </w:pPr>
            <w:ins w:id="551" w:author="Administrator" w:date="2015-11-26T18:06:00Z">
              <w:r w:rsidRPr="00AA2DED">
                <w:rPr>
                  <w:rFonts w:hint="eastAsia"/>
                </w:rPr>
                <w:t>0X00</w:t>
              </w:r>
            </w:ins>
          </w:p>
        </w:tc>
        <w:tc>
          <w:tcPr>
            <w:tcW w:w="950" w:type="dxa"/>
          </w:tcPr>
          <w:p w:rsidR="00146E30" w:rsidRPr="00AA2DED" w:rsidRDefault="00146E30" w:rsidP="00206E9D">
            <w:pPr>
              <w:jc w:val="left"/>
              <w:rPr>
                <w:ins w:id="552" w:author="Administrator" w:date="2015-11-26T18:06:00Z"/>
              </w:rPr>
              <w:pPrChange w:id="553" w:author="Administrator" w:date="2015-12-01T16:23:00Z">
                <w:pPr>
                  <w:jc w:val="left"/>
                </w:pPr>
              </w:pPrChange>
            </w:pPr>
            <w:ins w:id="554" w:author="Administrator" w:date="2015-11-26T18:06:00Z">
              <w:r w:rsidRPr="00AA2DED">
                <w:rPr>
                  <w:rFonts w:hint="eastAsia"/>
                </w:rPr>
                <w:t>0X0A</w:t>
              </w:r>
            </w:ins>
          </w:p>
        </w:tc>
        <w:tc>
          <w:tcPr>
            <w:tcW w:w="1376" w:type="dxa"/>
          </w:tcPr>
          <w:p w:rsidR="00146E30" w:rsidRPr="00AA2DED" w:rsidRDefault="00146E30" w:rsidP="00206E9D">
            <w:pPr>
              <w:jc w:val="left"/>
              <w:rPr>
                <w:ins w:id="555" w:author="Administrator" w:date="2015-11-26T18:06:00Z"/>
              </w:rPr>
              <w:pPrChange w:id="556" w:author="Administrator" w:date="2015-12-01T16:23:00Z">
                <w:pPr>
                  <w:jc w:val="left"/>
                </w:pPr>
              </w:pPrChange>
            </w:pPr>
            <w:ins w:id="557" w:author="Administrator" w:date="2015-11-26T18:06:00Z">
              <w:r w:rsidRPr="00AA2DED">
                <w:rPr>
                  <w:rFonts w:hint="eastAsia"/>
                </w:rPr>
                <w:t>0X0A</w:t>
              </w:r>
            </w:ins>
          </w:p>
        </w:tc>
      </w:tr>
      <w:tr w:rsidR="00146E30" w:rsidRPr="00AA2DED" w:rsidTr="00146E30">
        <w:trPr>
          <w:ins w:id="558" w:author="Administrator" w:date="2015-11-26T18:06:00Z"/>
        </w:trPr>
        <w:tc>
          <w:tcPr>
            <w:tcW w:w="882" w:type="dxa"/>
          </w:tcPr>
          <w:p w:rsidR="00146E30" w:rsidRPr="00AA2DED" w:rsidRDefault="00146E30" w:rsidP="00206E9D">
            <w:pPr>
              <w:jc w:val="left"/>
              <w:rPr>
                <w:ins w:id="559" w:author="Administrator" w:date="2015-11-26T18:06:00Z"/>
              </w:rPr>
              <w:pPrChange w:id="560" w:author="Administrator" w:date="2015-12-01T16:23:00Z">
                <w:pPr>
                  <w:jc w:val="left"/>
                </w:pPr>
              </w:pPrChange>
            </w:pPr>
            <w:ins w:id="561" w:author="Administrator" w:date="2015-11-26T18:06:00Z">
              <w:r w:rsidRPr="00AA2DED">
                <w:rPr>
                  <w:rFonts w:hint="eastAsia"/>
                </w:rPr>
                <w:t>头</w:t>
              </w:r>
            </w:ins>
          </w:p>
        </w:tc>
        <w:tc>
          <w:tcPr>
            <w:tcW w:w="851" w:type="dxa"/>
          </w:tcPr>
          <w:p w:rsidR="00146E30" w:rsidRPr="00AA2DED" w:rsidRDefault="00146E30" w:rsidP="00206E9D">
            <w:pPr>
              <w:jc w:val="left"/>
              <w:rPr>
                <w:ins w:id="562" w:author="Administrator" w:date="2015-11-26T18:06:00Z"/>
              </w:rPr>
              <w:pPrChange w:id="563" w:author="Administrator" w:date="2015-12-01T16:23:00Z">
                <w:pPr>
                  <w:jc w:val="left"/>
                </w:pPr>
              </w:pPrChange>
            </w:pPr>
            <w:ins w:id="564" w:author="Administrator" w:date="2015-11-26T18:06:00Z">
              <w:r w:rsidRPr="00AA2DED">
                <w:rPr>
                  <w:rFonts w:hint="eastAsia"/>
                </w:rPr>
                <w:t>头</w:t>
              </w:r>
            </w:ins>
          </w:p>
        </w:tc>
        <w:tc>
          <w:tcPr>
            <w:tcW w:w="542" w:type="dxa"/>
          </w:tcPr>
          <w:p w:rsidR="00146E30" w:rsidRPr="00AA2DED" w:rsidRDefault="00146E30" w:rsidP="00206E9D">
            <w:pPr>
              <w:jc w:val="left"/>
              <w:rPr>
                <w:ins w:id="565" w:author="Administrator" w:date="2015-11-26T18:06:00Z"/>
              </w:rPr>
              <w:pPrChange w:id="566" w:author="Administrator" w:date="2015-12-01T16:23:00Z">
                <w:pPr>
                  <w:jc w:val="left"/>
                </w:pPr>
              </w:pPrChange>
            </w:pPr>
            <w:ins w:id="567" w:author="Administrator" w:date="2015-11-26T18:06:00Z">
              <w:r w:rsidRPr="00AA2DED">
                <w:rPr>
                  <w:rFonts w:hint="eastAsia"/>
                </w:rPr>
                <w:t>头</w:t>
              </w:r>
            </w:ins>
          </w:p>
        </w:tc>
        <w:tc>
          <w:tcPr>
            <w:tcW w:w="704" w:type="dxa"/>
          </w:tcPr>
          <w:p w:rsidR="00146E30" w:rsidRPr="00AA2DED" w:rsidRDefault="00146E30" w:rsidP="00206E9D">
            <w:pPr>
              <w:jc w:val="left"/>
              <w:rPr>
                <w:ins w:id="568" w:author="Administrator" w:date="2015-11-26T18:06:00Z"/>
              </w:rPr>
              <w:pPrChange w:id="569" w:author="Administrator" w:date="2015-12-01T16:23:00Z">
                <w:pPr>
                  <w:jc w:val="left"/>
                </w:pPr>
              </w:pPrChange>
            </w:pPr>
            <w:ins w:id="570" w:author="Administrator" w:date="2015-11-26T18:06:00Z">
              <w:r w:rsidRPr="00AA2DED">
                <w:rPr>
                  <w:rFonts w:hint="eastAsia"/>
                </w:rPr>
                <w:t>SIZE</w:t>
              </w:r>
            </w:ins>
          </w:p>
        </w:tc>
        <w:tc>
          <w:tcPr>
            <w:tcW w:w="950" w:type="dxa"/>
          </w:tcPr>
          <w:p w:rsidR="00146E30" w:rsidRPr="00AA2DED" w:rsidRDefault="00146E30" w:rsidP="00206E9D">
            <w:pPr>
              <w:jc w:val="left"/>
              <w:rPr>
                <w:ins w:id="571" w:author="Administrator" w:date="2015-11-26T18:06:00Z"/>
              </w:rPr>
              <w:pPrChange w:id="572" w:author="Administrator" w:date="2015-12-01T16:23:00Z">
                <w:pPr>
                  <w:jc w:val="left"/>
                </w:pPr>
              </w:pPrChange>
            </w:pPr>
            <w:ins w:id="573" w:author="Administrator" w:date="2015-11-26T18:06:00Z">
              <w:r w:rsidRPr="00AA2DED">
                <w:rPr>
                  <w:rFonts w:hint="eastAsia"/>
                </w:rPr>
                <w:t>MODE</w:t>
              </w:r>
            </w:ins>
          </w:p>
        </w:tc>
        <w:tc>
          <w:tcPr>
            <w:tcW w:w="1376" w:type="dxa"/>
          </w:tcPr>
          <w:p w:rsidR="00146E30" w:rsidRPr="00AA2DED" w:rsidRDefault="00146E30" w:rsidP="00206E9D">
            <w:pPr>
              <w:jc w:val="left"/>
              <w:rPr>
                <w:ins w:id="574" w:author="Administrator" w:date="2015-11-26T18:06:00Z"/>
              </w:rPr>
              <w:pPrChange w:id="575" w:author="Administrator" w:date="2015-12-01T16:23:00Z">
                <w:pPr>
                  <w:jc w:val="left"/>
                </w:pPr>
              </w:pPrChange>
            </w:pPr>
            <w:ins w:id="576" w:author="Administrator" w:date="2015-11-26T18:06:00Z">
              <w:r w:rsidRPr="00AA2DED">
                <w:t>C</w:t>
              </w:r>
              <w:r w:rsidRPr="00AA2DED">
                <w:rPr>
                  <w:rFonts w:hint="eastAsia"/>
                </w:rPr>
                <w:t>hecksum</w:t>
              </w:r>
            </w:ins>
          </w:p>
        </w:tc>
      </w:tr>
    </w:tbl>
    <w:p w:rsidR="00146E30" w:rsidRDefault="00146E30" w:rsidP="00206E9D">
      <w:pPr>
        <w:jc w:val="left"/>
        <w:rPr>
          <w:ins w:id="577" w:author="Administrator" w:date="2015-11-26T18:08:00Z"/>
        </w:rPr>
        <w:pPrChange w:id="578" w:author="Administrator" w:date="2015-12-01T16:23:00Z">
          <w:pPr>
            <w:jc w:val="left"/>
          </w:pPr>
        </w:pPrChange>
      </w:pPr>
      <w:proofErr w:type="gramStart"/>
      <w:ins w:id="579" w:author="Administrator" w:date="2015-11-26T18:06:00Z">
        <w:r>
          <w:rPr>
            <w:rFonts w:hint="eastAsia"/>
          </w:rPr>
          <w:t>蓝牙从机</w:t>
        </w:r>
        <w:r w:rsidRPr="00AA2DED">
          <w:rPr>
            <w:rFonts w:hint="eastAsia"/>
          </w:rPr>
          <w:t>端会发送一系列</w:t>
        </w:r>
        <w:r>
          <w:rPr>
            <w:rFonts w:hint="eastAsia"/>
          </w:rPr>
          <w:t>蓝牙</w:t>
        </w:r>
        <w:proofErr w:type="gramEnd"/>
        <w:r w:rsidRPr="00AA2DED">
          <w:rPr>
            <w:rFonts w:hint="eastAsia"/>
          </w:rPr>
          <w:t>-智能心率</w:t>
        </w:r>
        <w:proofErr w:type="gramStart"/>
        <w:r>
          <w:rPr>
            <w:rFonts w:hint="eastAsia"/>
          </w:rPr>
          <w:t>贴设备</w:t>
        </w:r>
        <w:proofErr w:type="gramEnd"/>
        <w:r>
          <w:rPr>
            <w:rFonts w:hint="eastAsia"/>
          </w:rPr>
          <w:t>状态</w:t>
        </w:r>
        <w:r w:rsidRPr="00AA2DED">
          <w:rPr>
            <w:rFonts w:hint="eastAsia"/>
          </w:rPr>
          <w:t>信息</w:t>
        </w:r>
      </w:ins>
    </w:p>
    <w:p w:rsidR="00146E30" w:rsidRPr="00206E9D" w:rsidRDefault="00146E30" w:rsidP="00206E9D">
      <w:pPr>
        <w:pStyle w:val="a3"/>
        <w:ind w:left="360" w:firstLineChars="0" w:firstLine="0"/>
        <w:rPr>
          <w:ins w:id="580" w:author="Administrator" w:date="2015-11-26T18:06:00Z"/>
          <w:szCs w:val="21"/>
        </w:rPr>
        <w:pPrChange w:id="581" w:author="Administrator" w:date="2015-12-01T16:23:00Z">
          <w:pPr>
            <w:jc w:val="left"/>
          </w:pPr>
        </w:pPrChange>
      </w:pPr>
      <w:ins w:id="582" w:author="Administrator" w:date="2015-11-26T18:08:00Z">
        <w:r w:rsidRPr="00206E9D">
          <w:rPr>
            <w:rFonts w:hint="eastAsia"/>
            <w:szCs w:val="21"/>
            <w:rPrChange w:id="583" w:author="Administrator" w:date="2015-12-01T16:22:00Z">
              <w:rPr>
                <w:rFonts w:hint="eastAsia"/>
                <w:sz w:val="28"/>
                <w:szCs w:val="28"/>
              </w:rPr>
            </w:rPrChange>
          </w:rPr>
          <w:t>信息获取成功</w:t>
        </w:r>
        <w:proofErr w:type="spellStart"/>
        <w:r w:rsidRPr="00206E9D">
          <w:rPr>
            <w:rFonts w:hint="eastAsia"/>
            <w:szCs w:val="21"/>
            <w:rPrChange w:id="584" w:author="Administrator" w:date="2015-12-01T16:22:00Z">
              <w:rPr>
                <w:rFonts w:hint="eastAsia"/>
                <w:sz w:val="28"/>
                <w:szCs w:val="28"/>
              </w:rPr>
            </w:rPrChange>
          </w:rPr>
          <w:t>Respont</w:t>
        </w:r>
        <w:proofErr w:type="spellEnd"/>
        <w:r w:rsidRPr="00206E9D">
          <w:rPr>
            <w:rFonts w:hint="eastAsia"/>
            <w:szCs w:val="21"/>
            <w:rPrChange w:id="585" w:author="Administrator" w:date="2015-12-01T16:22:00Z">
              <w:rPr>
                <w:rFonts w:hint="eastAsia"/>
                <w:sz w:val="28"/>
                <w:szCs w:val="28"/>
              </w:rPr>
            </w:rPrChange>
          </w:rPr>
          <w:t>回传：</w:t>
        </w:r>
      </w:ins>
    </w:p>
    <w:tbl>
      <w:tblPr>
        <w:tblStyle w:val="a7"/>
        <w:tblW w:w="6487" w:type="dxa"/>
        <w:tblLook w:val="04A0" w:firstRow="1" w:lastRow="0" w:firstColumn="1" w:lastColumn="0" w:noHBand="0" w:noVBand="1"/>
        <w:tblPrChange w:id="586" w:author="Administrator" w:date="2015-11-26T18:09:00Z">
          <w:tblPr>
            <w:tblStyle w:val="a7"/>
            <w:tblW w:w="8046" w:type="dxa"/>
            <w:tblLook w:val="04A0" w:firstRow="1" w:lastRow="0" w:firstColumn="1" w:lastColumn="0" w:noHBand="0" w:noVBand="1"/>
          </w:tblPr>
        </w:tblPrChange>
      </w:tblPr>
      <w:tblGrid>
        <w:gridCol w:w="520"/>
        <w:gridCol w:w="550"/>
        <w:gridCol w:w="528"/>
        <w:gridCol w:w="783"/>
        <w:gridCol w:w="950"/>
        <w:gridCol w:w="1739"/>
        <w:gridCol w:w="1417"/>
        <w:tblGridChange w:id="587">
          <w:tblGrid>
            <w:gridCol w:w="520"/>
            <w:gridCol w:w="550"/>
            <w:gridCol w:w="528"/>
            <w:gridCol w:w="783"/>
            <w:gridCol w:w="950"/>
            <w:gridCol w:w="1739"/>
            <w:gridCol w:w="1417"/>
          </w:tblGrid>
        </w:tblGridChange>
      </w:tblGrid>
      <w:tr w:rsidR="00146E30" w:rsidRPr="00AA2DED" w:rsidTr="00146E30">
        <w:trPr>
          <w:ins w:id="588" w:author="Administrator" w:date="2015-11-26T18:08:00Z"/>
        </w:trPr>
        <w:tc>
          <w:tcPr>
            <w:tcW w:w="520" w:type="dxa"/>
            <w:tcPrChange w:id="589" w:author="Administrator" w:date="2015-11-26T18:09:00Z">
              <w:tcPr>
                <w:tcW w:w="520" w:type="dxa"/>
              </w:tcPr>
            </w:tcPrChange>
          </w:tcPr>
          <w:p w:rsidR="00146E30" w:rsidRPr="00AA2DED" w:rsidRDefault="00146E30" w:rsidP="00206E9D">
            <w:pPr>
              <w:jc w:val="left"/>
              <w:rPr>
                <w:ins w:id="590" w:author="Administrator" w:date="2015-11-26T18:08:00Z"/>
              </w:rPr>
              <w:pPrChange w:id="591" w:author="Administrator" w:date="2015-12-01T16:23:00Z">
                <w:pPr>
                  <w:jc w:val="left"/>
                </w:pPr>
              </w:pPrChange>
            </w:pPr>
            <w:ins w:id="592" w:author="Administrator" w:date="2015-11-26T18:08:00Z">
              <w:r w:rsidRPr="00AA2DED">
                <w:rPr>
                  <w:rFonts w:hint="eastAsia"/>
                </w:rPr>
                <w:t>48</w:t>
              </w:r>
            </w:ins>
          </w:p>
        </w:tc>
        <w:tc>
          <w:tcPr>
            <w:tcW w:w="550" w:type="dxa"/>
            <w:tcPrChange w:id="593" w:author="Administrator" w:date="2015-11-26T18:09:00Z">
              <w:tcPr>
                <w:tcW w:w="550" w:type="dxa"/>
              </w:tcPr>
            </w:tcPrChange>
          </w:tcPr>
          <w:p w:rsidR="00146E30" w:rsidRPr="00AA2DED" w:rsidRDefault="00146E30" w:rsidP="00206E9D">
            <w:pPr>
              <w:jc w:val="left"/>
              <w:rPr>
                <w:ins w:id="594" w:author="Administrator" w:date="2015-11-26T18:08:00Z"/>
              </w:rPr>
              <w:pPrChange w:id="595" w:author="Administrator" w:date="2015-12-01T16:23:00Z">
                <w:pPr>
                  <w:jc w:val="left"/>
                </w:pPr>
              </w:pPrChange>
            </w:pPr>
            <w:ins w:id="596" w:author="Administrator" w:date="2015-11-26T18:08:00Z">
              <w:r w:rsidRPr="00AA2DED">
                <w:rPr>
                  <w:rFonts w:hint="eastAsia"/>
                </w:rPr>
                <w:t>59</w:t>
              </w:r>
            </w:ins>
          </w:p>
        </w:tc>
        <w:tc>
          <w:tcPr>
            <w:tcW w:w="528" w:type="dxa"/>
            <w:tcPrChange w:id="597" w:author="Administrator" w:date="2015-11-26T18:09:00Z">
              <w:tcPr>
                <w:tcW w:w="528" w:type="dxa"/>
              </w:tcPr>
            </w:tcPrChange>
          </w:tcPr>
          <w:p w:rsidR="00146E30" w:rsidRPr="00AA2DED" w:rsidRDefault="002F24ED" w:rsidP="00206E9D">
            <w:pPr>
              <w:jc w:val="left"/>
              <w:rPr>
                <w:ins w:id="598" w:author="Administrator" w:date="2015-11-26T18:08:00Z"/>
              </w:rPr>
              <w:pPrChange w:id="599" w:author="Administrator" w:date="2015-12-01T16:23:00Z">
                <w:pPr>
                  <w:jc w:val="left"/>
                </w:pPr>
              </w:pPrChange>
            </w:pPr>
            <w:ins w:id="600" w:author="Administrator" w:date="2015-11-26T18:08:00Z">
              <w:r>
                <w:rPr>
                  <w:rFonts w:hint="eastAsia"/>
                </w:rPr>
                <w:t>3</w:t>
              </w:r>
            </w:ins>
            <w:ins w:id="601" w:author="Administrator" w:date="2015-11-26T18:18:00Z">
              <w:r>
                <w:rPr>
                  <w:rFonts w:hint="eastAsia"/>
                </w:rPr>
                <w:t>E</w:t>
              </w:r>
            </w:ins>
          </w:p>
        </w:tc>
        <w:tc>
          <w:tcPr>
            <w:tcW w:w="783" w:type="dxa"/>
            <w:tcPrChange w:id="602" w:author="Administrator" w:date="2015-11-26T18:09:00Z">
              <w:tcPr>
                <w:tcW w:w="783" w:type="dxa"/>
              </w:tcPr>
            </w:tcPrChange>
          </w:tcPr>
          <w:p w:rsidR="00146E30" w:rsidRPr="00AA2DED" w:rsidRDefault="00146E30" w:rsidP="00206E9D">
            <w:pPr>
              <w:jc w:val="left"/>
              <w:rPr>
                <w:ins w:id="603" w:author="Administrator" w:date="2015-11-26T18:08:00Z"/>
              </w:rPr>
              <w:pPrChange w:id="604" w:author="Administrator" w:date="2015-12-01T16:23:00Z">
                <w:pPr>
                  <w:jc w:val="left"/>
                </w:pPr>
              </w:pPrChange>
            </w:pPr>
            <w:ins w:id="605" w:author="Administrator" w:date="2015-11-26T18:08:00Z">
              <w:r w:rsidRPr="00AA2DED">
                <w:rPr>
                  <w:rFonts w:hint="eastAsia"/>
                </w:rPr>
                <w:t>0X**</w:t>
              </w:r>
            </w:ins>
          </w:p>
        </w:tc>
        <w:tc>
          <w:tcPr>
            <w:tcW w:w="950" w:type="dxa"/>
            <w:tcPrChange w:id="606" w:author="Administrator" w:date="2015-11-26T18:09:00Z">
              <w:tcPr>
                <w:tcW w:w="950" w:type="dxa"/>
              </w:tcPr>
            </w:tcPrChange>
          </w:tcPr>
          <w:p w:rsidR="00146E30" w:rsidRPr="00AA2DED" w:rsidRDefault="00146E30" w:rsidP="00206E9D">
            <w:pPr>
              <w:jc w:val="left"/>
              <w:rPr>
                <w:ins w:id="607" w:author="Administrator" w:date="2015-11-26T18:08:00Z"/>
              </w:rPr>
              <w:pPrChange w:id="608" w:author="Administrator" w:date="2015-12-01T16:23:00Z">
                <w:pPr>
                  <w:jc w:val="left"/>
                </w:pPr>
              </w:pPrChange>
            </w:pPr>
            <w:ins w:id="609" w:author="Administrator" w:date="2015-11-26T18:08:00Z">
              <w:r w:rsidRPr="00AA2DED">
                <w:rPr>
                  <w:rFonts w:hint="eastAsia"/>
                </w:rPr>
                <w:t>0X</w:t>
              </w:r>
            </w:ins>
            <w:ins w:id="610" w:author="Administrator" w:date="2015-11-26T18:10:00Z">
              <w:r w:rsidR="002F24ED">
                <w:rPr>
                  <w:rFonts w:hint="eastAsia"/>
                </w:rPr>
                <w:t>0</w:t>
              </w:r>
            </w:ins>
            <w:ins w:id="611" w:author="Administrator" w:date="2015-11-26T18:08:00Z">
              <w:r w:rsidRPr="00AA2DED">
                <w:rPr>
                  <w:rFonts w:hint="eastAsia"/>
                </w:rPr>
                <w:t>A</w:t>
              </w:r>
            </w:ins>
          </w:p>
        </w:tc>
        <w:tc>
          <w:tcPr>
            <w:tcW w:w="1739" w:type="dxa"/>
            <w:tcPrChange w:id="612" w:author="Administrator" w:date="2015-11-26T18:09:00Z">
              <w:tcPr>
                <w:tcW w:w="1739" w:type="dxa"/>
              </w:tcPr>
            </w:tcPrChange>
          </w:tcPr>
          <w:p w:rsidR="00146E30" w:rsidRPr="00AA2DED" w:rsidRDefault="00146E30" w:rsidP="00206E9D">
            <w:pPr>
              <w:jc w:val="left"/>
              <w:rPr>
                <w:ins w:id="613" w:author="Administrator" w:date="2015-11-26T18:08:00Z"/>
              </w:rPr>
              <w:pPrChange w:id="614" w:author="Administrator" w:date="2015-12-01T16:23:00Z">
                <w:pPr>
                  <w:jc w:val="left"/>
                </w:pPr>
              </w:pPrChange>
            </w:pPr>
            <w:ins w:id="615" w:author="Administrator" w:date="2015-11-26T18:08:00Z">
              <w:r w:rsidRPr="00AA2DED">
                <w:rPr>
                  <w:rFonts w:hint="eastAsia"/>
                </w:rPr>
                <w:t>0X**</w:t>
              </w:r>
            </w:ins>
          </w:p>
        </w:tc>
        <w:tc>
          <w:tcPr>
            <w:tcW w:w="1417" w:type="dxa"/>
            <w:tcPrChange w:id="616" w:author="Administrator" w:date="2015-11-26T18:09:00Z">
              <w:tcPr>
                <w:tcW w:w="1417" w:type="dxa"/>
              </w:tcPr>
            </w:tcPrChange>
          </w:tcPr>
          <w:p w:rsidR="00146E30" w:rsidRPr="00AA2DED" w:rsidRDefault="00146E30" w:rsidP="00206E9D">
            <w:pPr>
              <w:jc w:val="left"/>
              <w:rPr>
                <w:ins w:id="617" w:author="Administrator" w:date="2015-11-26T18:08:00Z"/>
              </w:rPr>
              <w:pPrChange w:id="618" w:author="Administrator" w:date="2015-12-01T16:23:00Z">
                <w:pPr>
                  <w:jc w:val="left"/>
                </w:pPr>
              </w:pPrChange>
            </w:pPr>
            <w:ins w:id="619" w:author="Administrator" w:date="2015-11-26T18:08:00Z">
              <w:r w:rsidRPr="00AA2DED">
                <w:rPr>
                  <w:rFonts w:hint="eastAsia"/>
                </w:rPr>
                <w:t>0X**</w:t>
              </w:r>
            </w:ins>
          </w:p>
        </w:tc>
      </w:tr>
      <w:tr w:rsidR="00146E30" w:rsidRPr="00AA2DED" w:rsidTr="00146E30">
        <w:trPr>
          <w:ins w:id="620" w:author="Administrator" w:date="2015-11-26T18:08:00Z"/>
        </w:trPr>
        <w:tc>
          <w:tcPr>
            <w:tcW w:w="520" w:type="dxa"/>
            <w:tcPrChange w:id="621" w:author="Administrator" w:date="2015-11-26T18:09:00Z">
              <w:tcPr>
                <w:tcW w:w="520" w:type="dxa"/>
              </w:tcPr>
            </w:tcPrChange>
          </w:tcPr>
          <w:p w:rsidR="00146E30" w:rsidRPr="00AA2DED" w:rsidRDefault="00146E30" w:rsidP="00206E9D">
            <w:pPr>
              <w:jc w:val="left"/>
              <w:rPr>
                <w:ins w:id="622" w:author="Administrator" w:date="2015-11-26T18:08:00Z"/>
              </w:rPr>
              <w:pPrChange w:id="623" w:author="Administrator" w:date="2015-12-01T16:23:00Z">
                <w:pPr>
                  <w:jc w:val="left"/>
                </w:pPr>
              </w:pPrChange>
            </w:pPr>
            <w:ins w:id="624" w:author="Administrator" w:date="2015-11-26T18:08:00Z">
              <w:r w:rsidRPr="00AA2DED">
                <w:rPr>
                  <w:rFonts w:hint="eastAsia"/>
                </w:rPr>
                <w:t>头</w:t>
              </w:r>
            </w:ins>
          </w:p>
        </w:tc>
        <w:tc>
          <w:tcPr>
            <w:tcW w:w="550" w:type="dxa"/>
            <w:tcPrChange w:id="625" w:author="Administrator" w:date="2015-11-26T18:09:00Z">
              <w:tcPr>
                <w:tcW w:w="550" w:type="dxa"/>
              </w:tcPr>
            </w:tcPrChange>
          </w:tcPr>
          <w:p w:rsidR="00146E30" w:rsidRPr="00AA2DED" w:rsidRDefault="00146E30" w:rsidP="00206E9D">
            <w:pPr>
              <w:jc w:val="left"/>
              <w:rPr>
                <w:ins w:id="626" w:author="Administrator" w:date="2015-11-26T18:08:00Z"/>
              </w:rPr>
              <w:pPrChange w:id="627" w:author="Administrator" w:date="2015-12-01T16:23:00Z">
                <w:pPr>
                  <w:jc w:val="left"/>
                </w:pPr>
              </w:pPrChange>
            </w:pPr>
            <w:ins w:id="628" w:author="Administrator" w:date="2015-11-26T18:08:00Z">
              <w:r w:rsidRPr="00AA2DED">
                <w:rPr>
                  <w:rFonts w:hint="eastAsia"/>
                </w:rPr>
                <w:t>头</w:t>
              </w:r>
            </w:ins>
          </w:p>
        </w:tc>
        <w:tc>
          <w:tcPr>
            <w:tcW w:w="528" w:type="dxa"/>
            <w:tcPrChange w:id="629" w:author="Administrator" w:date="2015-11-26T18:09:00Z">
              <w:tcPr>
                <w:tcW w:w="528" w:type="dxa"/>
              </w:tcPr>
            </w:tcPrChange>
          </w:tcPr>
          <w:p w:rsidR="00146E30" w:rsidRPr="00AA2DED" w:rsidRDefault="00146E30" w:rsidP="00206E9D">
            <w:pPr>
              <w:jc w:val="left"/>
              <w:rPr>
                <w:ins w:id="630" w:author="Administrator" w:date="2015-11-26T18:08:00Z"/>
              </w:rPr>
              <w:pPrChange w:id="631" w:author="Administrator" w:date="2015-12-01T16:23:00Z">
                <w:pPr>
                  <w:jc w:val="left"/>
                </w:pPr>
              </w:pPrChange>
            </w:pPr>
            <w:ins w:id="632" w:author="Administrator" w:date="2015-11-26T18:08:00Z">
              <w:r w:rsidRPr="00AA2DED">
                <w:rPr>
                  <w:rFonts w:hint="eastAsia"/>
                </w:rPr>
                <w:t>头</w:t>
              </w:r>
            </w:ins>
          </w:p>
        </w:tc>
        <w:tc>
          <w:tcPr>
            <w:tcW w:w="783" w:type="dxa"/>
            <w:tcPrChange w:id="633" w:author="Administrator" w:date="2015-11-26T18:09:00Z">
              <w:tcPr>
                <w:tcW w:w="783" w:type="dxa"/>
              </w:tcPr>
            </w:tcPrChange>
          </w:tcPr>
          <w:p w:rsidR="00146E30" w:rsidRPr="00AA2DED" w:rsidRDefault="00146E30" w:rsidP="00206E9D">
            <w:pPr>
              <w:jc w:val="left"/>
              <w:rPr>
                <w:ins w:id="634" w:author="Administrator" w:date="2015-11-26T18:08:00Z"/>
              </w:rPr>
              <w:pPrChange w:id="635" w:author="Administrator" w:date="2015-12-01T16:23:00Z">
                <w:pPr>
                  <w:jc w:val="left"/>
                </w:pPr>
              </w:pPrChange>
            </w:pPr>
            <w:ins w:id="636" w:author="Administrator" w:date="2015-11-26T18:08:00Z">
              <w:r w:rsidRPr="00AA2DED">
                <w:rPr>
                  <w:rFonts w:hint="eastAsia"/>
                </w:rPr>
                <w:t>SIZE</w:t>
              </w:r>
            </w:ins>
          </w:p>
        </w:tc>
        <w:tc>
          <w:tcPr>
            <w:tcW w:w="950" w:type="dxa"/>
            <w:tcPrChange w:id="637" w:author="Administrator" w:date="2015-11-26T18:09:00Z">
              <w:tcPr>
                <w:tcW w:w="950" w:type="dxa"/>
              </w:tcPr>
            </w:tcPrChange>
          </w:tcPr>
          <w:p w:rsidR="00146E30" w:rsidRPr="00AA2DED" w:rsidRDefault="00146E30" w:rsidP="00206E9D">
            <w:pPr>
              <w:jc w:val="left"/>
              <w:rPr>
                <w:ins w:id="638" w:author="Administrator" w:date="2015-11-26T18:08:00Z"/>
              </w:rPr>
              <w:pPrChange w:id="639" w:author="Administrator" w:date="2015-12-01T16:23:00Z">
                <w:pPr>
                  <w:jc w:val="left"/>
                </w:pPr>
              </w:pPrChange>
            </w:pPr>
            <w:ins w:id="640" w:author="Administrator" w:date="2015-11-26T18:08:00Z">
              <w:r w:rsidRPr="00AA2DED">
                <w:rPr>
                  <w:rFonts w:hint="eastAsia"/>
                </w:rPr>
                <w:t>MODE</w:t>
              </w:r>
            </w:ins>
          </w:p>
        </w:tc>
        <w:tc>
          <w:tcPr>
            <w:tcW w:w="1739" w:type="dxa"/>
            <w:tcPrChange w:id="641" w:author="Administrator" w:date="2015-11-26T18:09:00Z">
              <w:tcPr>
                <w:tcW w:w="1739" w:type="dxa"/>
              </w:tcPr>
            </w:tcPrChange>
          </w:tcPr>
          <w:p w:rsidR="00146E30" w:rsidRPr="00AA2DED" w:rsidRDefault="00146E30" w:rsidP="00206E9D">
            <w:pPr>
              <w:jc w:val="left"/>
              <w:rPr>
                <w:ins w:id="642" w:author="Administrator" w:date="2015-11-26T18:08:00Z"/>
              </w:rPr>
              <w:pPrChange w:id="643" w:author="Administrator" w:date="2015-12-01T16:23:00Z">
                <w:pPr>
                  <w:jc w:val="left"/>
                </w:pPr>
              </w:pPrChange>
            </w:pPr>
            <w:ins w:id="644" w:author="Administrator" w:date="2015-11-26T18:08:00Z">
              <w:r w:rsidRPr="00AA2DED">
                <w:rPr>
                  <w:rFonts w:hint="eastAsia"/>
                </w:rPr>
                <w:t>DATA</w:t>
              </w:r>
            </w:ins>
          </w:p>
        </w:tc>
        <w:tc>
          <w:tcPr>
            <w:tcW w:w="1417" w:type="dxa"/>
            <w:tcPrChange w:id="645" w:author="Administrator" w:date="2015-11-26T18:09:00Z">
              <w:tcPr>
                <w:tcW w:w="1417" w:type="dxa"/>
              </w:tcPr>
            </w:tcPrChange>
          </w:tcPr>
          <w:p w:rsidR="00146E30" w:rsidRPr="00AA2DED" w:rsidRDefault="00146E30" w:rsidP="00206E9D">
            <w:pPr>
              <w:jc w:val="left"/>
              <w:rPr>
                <w:ins w:id="646" w:author="Administrator" w:date="2015-11-26T18:08:00Z"/>
              </w:rPr>
              <w:pPrChange w:id="647" w:author="Administrator" w:date="2015-12-01T16:23:00Z">
                <w:pPr>
                  <w:jc w:val="left"/>
                </w:pPr>
              </w:pPrChange>
            </w:pPr>
            <w:ins w:id="648" w:author="Administrator" w:date="2015-11-26T18:08:00Z">
              <w:r w:rsidRPr="00AA2DED">
                <w:t>C</w:t>
              </w:r>
              <w:r w:rsidRPr="00AA2DED">
                <w:rPr>
                  <w:rFonts w:hint="eastAsia"/>
                </w:rPr>
                <w:t>hecksum</w:t>
              </w:r>
            </w:ins>
          </w:p>
        </w:tc>
      </w:tr>
    </w:tbl>
    <w:p w:rsidR="00146E30" w:rsidRDefault="002F24ED" w:rsidP="00206E9D">
      <w:pPr>
        <w:jc w:val="left"/>
        <w:rPr>
          <w:ins w:id="649" w:author="Administrator" w:date="2015-11-26T18:10:00Z"/>
        </w:rPr>
        <w:pPrChange w:id="650" w:author="Administrator" w:date="2015-12-01T16:23:00Z">
          <w:pPr>
            <w:jc w:val="left"/>
          </w:pPr>
        </w:pPrChange>
      </w:pPr>
      <w:ins w:id="651" w:author="Administrator" w:date="2015-11-26T18:10:00Z">
        <w:r>
          <w:rPr>
            <w:rFonts w:hint="eastAsia"/>
          </w:rPr>
          <w:t>DATA包括</w:t>
        </w:r>
      </w:ins>
      <w:ins w:id="652" w:author="Administrator" w:date="2015-11-26T18:11:00Z">
        <w:r>
          <w:rPr>
            <w:rFonts w:hint="eastAsia"/>
          </w:rPr>
          <w:t>：心率值，从机状态，心率状态，电量信息</w:t>
        </w:r>
      </w:ins>
    </w:p>
    <w:p w:rsidR="002F24ED" w:rsidRPr="009F443B" w:rsidRDefault="00206E9D" w:rsidP="00206E9D">
      <w:pPr>
        <w:jc w:val="left"/>
        <w:rPr>
          <w:ins w:id="653" w:author="Administrator" w:date="2015-11-26T18:20:00Z"/>
          <w:b/>
          <w:rPrChange w:id="654" w:author="Administrator" w:date="2015-11-26T18:24:00Z">
            <w:rPr>
              <w:ins w:id="655" w:author="Administrator" w:date="2015-11-26T18:20:00Z"/>
            </w:rPr>
          </w:rPrChange>
        </w:rPr>
        <w:pPrChange w:id="656" w:author="Administrator" w:date="2015-12-01T16:23:00Z">
          <w:pPr>
            <w:jc w:val="left"/>
          </w:pPr>
        </w:pPrChange>
      </w:pPr>
      <w:ins w:id="657" w:author="Administrator" w:date="2015-11-26T18:19:00Z">
        <w:r w:rsidRPr="00206E9D">
          <w:rPr>
            <w:rFonts w:hint="eastAsia"/>
            <w:b/>
          </w:rPr>
          <w:t>这些数据需要保存当前值</w:t>
        </w:r>
        <w:proofErr w:type="gramStart"/>
        <w:r w:rsidRPr="00206E9D">
          <w:rPr>
            <w:rFonts w:hint="eastAsia"/>
            <w:b/>
          </w:rPr>
          <w:t>在蓝牙</w:t>
        </w:r>
      </w:ins>
      <w:ins w:id="658" w:author="Administrator" w:date="2015-12-01T16:24:00Z">
        <w:r>
          <w:rPr>
            <w:rFonts w:hint="eastAsia"/>
            <w:b/>
          </w:rPr>
          <w:t>从</w:t>
        </w:r>
      </w:ins>
      <w:proofErr w:type="gramEnd"/>
      <w:ins w:id="659" w:author="Administrator" w:date="2015-11-26T18:19:00Z">
        <w:r w:rsidR="002F24ED" w:rsidRPr="009F443B">
          <w:rPr>
            <w:rFonts w:hint="eastAsia"/>
            <w:b/>
            <w:rPrChange w:id="660" w:author="Administrator" w:date="2015-11-26T18:24:00Z">
              <w:rPr>
                <w:rFonts w:hint="eastAsia"/>
              </w:rPr>
            </w:rPrChange>
          </w:rPr>
          <w:t>机</w:t>
        </w:r>
      </w:ins>
      <w:ins w:id="661" w:author="Administrator" w:date="2015-12-01T16:24:00Z">
        <w:r>
          <w:rPr>
            <w:rFonts w:hint="eastAsia"/>
            <w:b/>
          </w:rPr>
          <w:t>STM8L</w:t>
        </w:r>
      </w:ins>
      <w:ins w:id="662" w:author="Administrator" w:date="2015-11-26T18:19:00Z">
        <w:r w:rsidR="002F24ED" w:rsidRPr="009F443B">
          <w:rPr>
            <w:rFonts w:hint="eastAsia"/>
            <w:b/>
            <w:rPrChange w:id="663" w:author="Administrator" w:date="2015-11-26T18:24:00Z">
              <w:rPr>
                <w:rFonts w:hint="eastAsia"/>
              </w:rPr>
            </w:rPrChange>
          </w:rPr>
          <w:t>上，以待</w:t>
        </w:r>
        <w:r w:rsidR="002F24ED" w:rsidRPr="009F443B">
          <w:rPr>
            <w:b/>
            <w:rPrChange w:id="664" w:author="Administrator" w:date="2015-11-26T18:24:00Z">
              <w:rPr/>
            </w:rPrChange>
          </w:rPr>
          <w:t>PAD</w:t>
        </w:r>
      </w:ins>
      <w:ins w:id="665" w:author="Administrator" w:date="2015-12-01T16:24:00Z">
        <w:r>
          <w:rPr>
            <w:rFonts w:hint="eastAsia"/>
            <w:b/>
          </w:rPr>
          <w:t>请求</w:t>
        </w:r>
      </w:ins>
      <w:ins w:id="666" w:author="Administrator" w:date="2015-11-26T18:20:00Z">
        <w:r w:rsidR="009F443B" w:rsidRPr="009F443B">
          <w:rPr>
            <w:rFonts w:hint="eastAsia"/>
            <w:b/>
            <w:rPrChange w:id="667" w:author="Administrator" w:date="2015-11-26T18:24:00Z">
              <w:rPr>
                <w:rFonts w:hint="eastAsia"/>
              </w:rPr>
            </w:rPrChange>
          </w:rPr>
          <w:t>数据</w:t>
        </w:r>
      </w:ins>
      <w:ins w:id="668" w:author="Administrator" w:date="2015-12-01T16:24:00Z">
        <w:r>
          <w:rPr>
            <w:rFonts w:hint="eastAsia"/>
            <w:b/>
          </w:rPr>
          <w:t>时获取</w:t>
        </w:r>
      </w:ins>
    </w:p>
    <w:p w:rsidR="009F443B" w:rsidRDefault="009F443B" w:rsidP="00AA2DED">
      <w:pPr>
        <w:jc w:val="left"/>
        <w:rPr>
          <w:ins w:id="669" w:author="Administrator" w:date="2015-11-26T18:20:00Z"/>
        </w:rPr>
      </w:pPr>
    </w:p>
    <w:p w:rsidR="009F443B" w:rsidRPr="00AA2DED" w:rsidRDefault="009F443B" w:rsidP="009F443B">
      <w:pPr>
        <w:numPr>
          <w:ilvl w:val="0"/>
          <w:numId w:val="8"/>
        </w:numPr>
        <w:jc w:val="left"/>
        <w:rPr>
          <w:ins w:id="670" w:author="Administrator" w:date="2015-11-26T18:20:00Z"/>
        </w:rPr>
      </w:pPr>
      <w:ins w:id="671" w:author="Administrator" w:date="2015-11-26T18:20:00Z">
        <w:r w:rsidRPr="00AA2DED">
          <w:rPr>
            <w:rFonts w:hint="eastAsia"/>
          </w:rPr>
          <w:t>重点说明</w:t>
        </w:r>
        <w:r>
          <w:rPr>
            <w:rFonts w:hint="eastAsia"/>
          </w:rPr>
          <w:t>二</w:t>
        </w:r>
        <w:r w:rsidRPr="00AA2DED">
          <w:rPr>
            <w:rFonts w:hint="eastAsia"/>
          </w:rPr>
          <w:t>：</w:t>
        </w:r>
      </w:ins>
      <w:ins w:id="672" w:author="Administrator" w:date="2015-11-26T18:25:00Z">
        <w:r>
          <w:rPr>
            <w:rFonts w:hint="eastAsia"/>
          </w:rPr>
          <w:t>IPAD</w:t>
        </w:r>
        <w:proofErr w:type="gramStart"/>
        <w:r>
          <w:rPr>
            <w:rFonts w:hint="eastAsia"/>
          </w:rPr>
          <w:t>与蓝牙主机</w:t>
        </w:r>
      </w:ins>
      <w:proofErr w:type="gramEnd"/>
      <w:ins w:id="673" w:author="Administrator" w:date="2015-11-26T18:20:00Z">
        <w:r w:rsidRPr="00AA2DED">
          <w:rPr>
            <w:rFonts w:hint="eastAsia"/>
          </w:rPr>
          <w:t>设备信息请求(0x0A</w:t>
        </w:r>
        <w:r w:rsidRPr="00AA2DED">
          <w:t>:help info in ASCII mode ISP</w:t>
        </w:r>
        <w:r w:rsidRPr="00AA2DED">
          <w:rPr>
            <w:rFonts w:hint="eastAsia"/>
          </w:rPr>
          <w:t xml:space="preserve"> request)</w:t>
        </w:r>
      </w:ins>
    </w:p>
    <w:p w:rsidR="009F443B" w:rsidRPr="00AA2DED" w:rsidRDefault="009F443B" w:rsidP="009F443B">
      <w:pPr>
        <w:jc w:val="left"/>
        <w:rPr>
          <w:ins w:id="674" w:author="Administrator" w:date="2015-11-26T18:20:00Z"/>
        </w:rPr>
      </w:pPr>
      <w:ins w:id="675" w:author="Administrator" w:date="2015-11-26T18:20:00Z">
        <w:r w:rsidRPr="00AA2DED">
          <w:rPr>
            <w:rFonts w:hint="eastAsia"/>
          </w:rPr>
          <w:t>如果</w:t>
        </w:r>
      </w:ins>
      <w:ins w:id="676" w:author="Administrator" w:date="2015-11-26T18:25:00Z">
        <w:r>
          <w:rPr>
            <w:rFonts w:hint="eastAsia"/>
          </w:rPr>
          <w:t>IPAD</w:t>
        </w:r>
      </w:ins>
      <w:proofErr w:type="gramStart"/>
      <w:ins w:id="677" w:author="Administrator" w:date="2015-11-26T18:20:00Z">
        <w:r>
          <w:rPr>
            <w:rFonts w:hint="eastAsia"/>
          </w:rPr>
          <w:t>向</w:t>
        </w:r>
      </w:ins>
      <w:ins w:id="678" w:author="Administrator" w:date="2015-11-26T18:25:00Z">
        <w:r>
          <w:rPr>
            <w:rFonts w:hint="eastAsia"/>
          </w:rPr>
          <w:t>蓝牙主机</w:t>
        </w:r>
      </w:ins>
      <w:proofErr w:type="gramEnd"/>
      <w:ins w:id="679" w:author="Administrator" w:date="2015-11-26T18:20:00Z">
        <w:r w:rsidRPr="00AA2DED">
          <w:rPr>
            <w:rFonts w:hint="eastAsia"/>
          </w:rPr>
          <w:t>发送以下信息</w:t>
        </w:r>
      </w:ins>
    </w:p>
    <w:tbl>
      <w:tblPr>
        <w:tblStyle w:val="a7"/>
        <w:tblW w:w="0" w:type="auto"/>
        <w:tblInd w:w="360" w:type="dxa"/>
        <w:tblLook w:val="04A0" w:firstRow="1" w:lastRow="0" w:firstColumn="1" w:lastColumn="0" w:noHBand="0" w:noVBand="1"/>
      </w:tblPr>
      <w:tblGrid>
        <w:gridCol w:w="882"/>
        <w:gridCol w:w="851"/>
        <w:gridCol w:w="742"/>
        <w:gridCol w:w="707"/>
        <w:gridCol w:w="950"/>
        <w:gridCol w:w="1376"/>
      </w:tblGrid>
      <w:tr w:rsidR="009F443B" w:rsidRPr="00AA2DED" w:rsidTr="001B562F">
        <w:trPr>
          <w:ins w:id="680" w:author="Administrator" w:date="2015-11-26T18:20:00Z"/>
        </w:trPr>
        <w:tc>
          <w:tcPr>
            <w:tcW w:w="882" w:type="dxa"/>
          </w:tcPr>
          <w:p w:rsidR="009F443B" w:rsidRPr="00AA2DED" w:rsidRDefault="009F443B" w:rsidP="001B562F">
            <w:pPr>
              <w:jc w:val="left"/>
              <w:rPr>
                <w:ins w:id="681" w:author="Administrator" w:date="2015-11-26T18:20:00Z"/>
              </w:rPr>
            </w:pPr>
            <w:ins w:id="682" w:author="Administrator" w:date="2015-11-26T18:20:00Z">
              <w:r w:rsidRPr="00AA2DED">
                <w:rPr>
                  <w:rFonts w:hint="eastAsia"/>
                </w:rPr>
                <w:t>0X48</w:t>
              </w:r>
            </w:ins>
          </w:p>
        </w:tc>
        <w:tc>
          <w:tcPr>
            <w:tcW w:w="851" w:type="dxa"/>
          </w:tcPr>
          <w:p w:rsidR="009F443B" w:rsidRPr="00AA2DED" w:rsidRDefault="009F443B" w:rsidP="001B562F">
            <w:pPr>
              <w:jc w:val="left"/>
              <w:rPr>
                <w:ins w:id="683" w:author="Administrator" w:date="2015-11-26T18:20:00Z"/>
              </w:rPr>
            </w:pPr>
            <w:ins w:id="684" w:author="Administrator" w:date="2015-11-26T18:20:00Z">
              <w:r w:rsidRPr="00AA2DED">
                <w:rPr>
                  <w:rFonts w:hint="eastAsia"/>
                </w:rPr>
                <w:t>0X59</w:t>
              </w:r>
            </w:ins>
          </w:p>
        </w:tc>
        <w:tc>
          <w:tcPr>
            <w:tcW w:w="542" w:type="dxa"/>
          </w:tcPr>
          <w:p w:rsidR="009F443B" w:rsidRPr="00AA2DED" w:rsidRDefault="009F443B" w:rsidP="001B562F">
            <w:pPr>
              <w:jc w:val="left"/>
              <w:rPr>
                <w:ins w:id="685" w:author="Administrator" w:date="2015-11-26T18:20:00Z"/>
              </w:rPr>
            </w:pPr>
            <w:ins w:id="686" w:author="Administrator" w:date="2015-11-26T18:20:00Z">
              <w:r w:rsidRPr="00AA2DED">
                <w:rPr>
                  <w:rFonts w:hint="eastAsia"/>
                </w:rPr>
                <w:t>0X3C</w:t>
              </w:r>
            </w:ins>
          </w:p>
        </w:tc>
        <w:tc>
          <w:tcPr>
            <w:tcW w:w="704" w:type="dxa"/>
          </w:tcPr>
          <w:p w:rsidR="009F443B" w:rsidRPr="00AA2DED" w:rsidRDefault="009F443B" w:rsidP="001B562F">
            <w:pPr>
              <w:jc w:val="left"/>
              <w:rPr>
                <w:ins w:id="687" w:author="Administrator" w:date="2015-11-26T18:20:00Z"/>
              </w:rPr>
            </w:pPr>
            <w:ins w:id="688" w:author="Administrator" w:date="2015-11-26T18:20:00Z">
              <w:r w:rsidRPr="00AA2DED">
                <w:rPr>
                  <w:rFonts w:hint="eastAsia"/>
                </w:rPr>
                <w:t>0X00</w:t>
              </w:r>
            </w:ins>
          </w:p>
        </w:tc>
        <w:tc>
          <w:tcPr>
            <w:tcW w:w="950" w:type="dxa"/>
          </w:tcPr>
          <w:p w:rsidR="009F443B" w:rsidRPr="00AA2DED" w:rsidRDefault="009F443B" w:rsidP="001B562F">
            <w:pPr>
              <w:jc w:val="left"/>
              <w:rPr>
                <w:ins w:id="689" w:author="Administrator" w:date="2015-11-26T18:20:00Z"/>
              </w:rPr>
            </w:pPr>
            <w:ins w:id="690" w:author="Administrator" w:date="2015-11-26T18:20:00Z">
              <w:r w:rsidRPr="00AA2DED">
                <w:rPr>
                  <w:rFonts w:hint="eastAsia"/>
                </w:rPr>
                <w:t>0X0</w:t>
              </w:r>
              <w:r>
                <w:rPr>
                  <w:rFonts w:hint="eastAsia"/>
                </w:rPr>
                <w:t>A</w:t>
              </w:r>
            </w:ins>
          </w:p>
        </w:tc>
        <w:tc>
          <w:tcPr>
            <w:tcW w:w="1376" w:type="dxa"/>
          </w:tcPr>
          <w:p w:rsidR="009F443B" w:rsidRPr="00AA2DED" w:rsidRDefault="009F443B" w:rsidP="001B562F">
            <w:pPr>
              <w:jc w:val="left"/>
              <w:rPr>
                <w:ins w:id="691" w:author="Administrator" w:date="2015-11-26T18:20:00Z"/>
              </w:rPr>
            </w:pPr>
            <w:ins w:id="692" w:author="Administrator" w:date="2015-11-26T18:20:00Z">
              <w:r w:rsidRPr="00AA2DED">
                <w:rPr>
                  <w:rFonts w:hint="eastAsia"/>
                </w:rPr>
                <w:t>0X0A</w:t>
              </w:r>
            </w:ins>
          </w:p>
        </w:tc>
      </w:tr>
      <w:tr w:rsidR="009F443B" w:rsidRPr="00AA2DED" w:rsidTr="001B562F">
        <w:trPr>
          <w:ins w:id="693" w:author="Administrator" w:date="2015-11-26T18:20:00Z"/>
        </w:trPr>
        <w:tc>
          <w:tcPr>
            <w:tcW w:w="882" w:type="dxa"/>
          </w:tcPr>
          <w:p w:rsidR="009F443B" w:rsidRPr="00AA2DED" w:rsidRDefault="009F443B" w:rsidP="001B562F">
            <w:pPr>
              <w:jc w:val="left"/>
              <w:rPr>
                <w:ins w:id="694" w:author="Administrator" w:date="2015-11-26T18:20:00Z"/>
              </w:rPr>
            </w:pPr>
            <w:ins w:id="695" w:author="Administrator" w:date="2015-11-26T18:20:00Z">
              <w:r w:rsidRPr="00AA2DED">
                <w:rPr>
                  <w:rFonts w:hint="eastAsia"/>
                </w:rPr>
                <w:t>头</w:t>
              </w:r>
            </w:ins>
          </w:p>
        </w:tc>
        <w:tc>
          <w:tcPr>
            <w:tcW w:w="851" w:type="dxa"/>
          </w:tcPr>
          <w:p w:rsidR="009F443B" w:rsidRPr="00AA2DED" w:rsidRDefault="009F443B" w:rsidP="001B562F">
            <w:pPr>
              <w:jc w:val="left"/>
              <w:rPr>
                <w:ins w:id="696" w:author="Administrator" w:date="2015-11-26T18:20:00Z"/>
              </w:rPr>
            </w:pPr>
            <w:ins w:id="697" w:author="Administrator" w:date="2015-11-26T18:20:00Z">
              <w:r w:rsidRPr="00AA2DED">
                <w:rPr>
                  <w:rFonts w:hint="eastAsia"/>
                </w:rPr>
                <w:t>头</w:t>
              </w:r>
            </w:ins>
          </w:p>
        </w:tc>
        <w:tc>
          <w:tcPr>
            <w:tcW w:w="542" w:type="dxa"/>
          </w:tcPr>
          <w:p w:rsidR="009F443B" w:rsidRPr="00AA2DED" w:rsidRDefault="009F443B" w:rsidP="001B562F">
            <w:pPr>
              <w:jc w:val="left"/>
              <w:rPr>
                <w:ins w:id="698" w:author="Administrator" w:date="2015-11-26T18:20:00Z"/>
              </w:rPr>
            </w:pPr>
            <w:ins w:id="699" w:author="Administrator" w:date="2015-11-26T18:20:00Z">
              <w:r w:rsidRPr="00AA2DED">
                <w:rPr>
                  <w:rFonts w:hint="eastAsia"/>
                </w:rPr>
                <w:t>头</w:t>
              </w:r>
            </w:ins>
          </w:p>
        </w:tc>
        <w:tc>
          <w:tcPr>
            <w:tcW w:w="704" w:type="dxa"/>
          </w:tcPr>
          <w:p w:rsidR="009F443B" w:rsidRPr="00AA2DED" w:rsidRDefault="009F443B" w:rsidP="001B562F">
            <w:pPr>
              <w:jc w:val="left"/>
              <w:rPr>
                <w:ins w:id="700" w:author="Administrator" w:date="2015-11-26T18:20:00Z"/>
              </w:rPr>
            </w:pPr>
            <w:ins w:id="701" w:author="Administrator" w:date="2015-11-26T18:20:00Z">
              <w:r w:rsidRPr="00AA2DED">
                <w:rPr>
                  <w:rFonts w:hint="eastAsia"/>
                </w:rPr>
                <w:t>SIZE</w:t>
              </w:r>
            </w:ins>
          </w:p>
        </w:tc>
        <w:tc>
          <w:tcPr>
            <w:tcW w:w="950" w:type="dxa"/>
          </w:tcPr>
          <w:p w:rsidR="009F443B" w:rsidRPr="00AA2DED" w:rsidRDefault="009F443B" w:rsidP="001B562F">
            <w:pPr>
              <w:jc w:val="left"/>
              <w:rPr>
                <w:ins w:id="702" w:author="Administrator" w:date="2015-11-26T18:20:00Z"/>
              </w:rPr>
            </w:pPr>
            <w:ins w:id="703" w:author="Administrator" w:date="2015-11-26T18:20:00Z">
              <w:r w:rsidRPr="00AA2DED">
                <w:rPr>
                  <w:rFonts w:hint="eastAsia"/>
                </w:rPr>
                <w:t>MODE</w:t>
              </w:r>
            </w:ins>
          </w:p>
        </w:tc>
        <w:tc>
          <w:tcPr>
            <w:tcW w:w="1376" w:type="dxa"/>
          </w:tcPr>
          <w:p w:rsidR="009F443B" w:rsidRPr="00AA2DED" w:rsidRDefault="009F443B" w:rsidP="001B562F">
            <w:pPr>
              <w:jc w:val="left"/>
              <w:rPr>
                <w:ins w:id="704" w:author="Administrator" w:date="2015-11-26T18:20:00Z"/>
              </w:rPr>
            </w:pPr>
            <w:ins w:id="705" w:author="Administrator" w:date="2015-11-26T18:20:00Z">
              <w:r w:rsidRPr="00AA2DED">
                <w:t>C</w:t>
              </w:r>
              <w:r w:rsidRPr="00AA2DED">
                <w:rPr>
                  <w:rFonts w:hint="eastAsia"/>
                </w:rPr>
                <w:t>hecksum</w:t>
              </w:r>
            </w:ins>
          </w:p>
        </w:tc>
      </w:tr>
    </w:tbl>
    <w:p w:rsidR="009F443B" w:rsidRDefault="009F443B" w:rsidP="009F443B">
      <w:pPr>
        <w:jc w:val="left"/>
        <w:rPr>
          <w:ins w:id="706" w:author="Administrator" w:date="2015-11-26T18:20:00Z"/>
        </w:rPr>
      </w:pPr>
      <w:proofErr w:type="gramStart"/>
      <w:ins w:id="707" w:author="Administrator" w:date="2015-11-26T18:20:00Z">
        <w:r>
          <w:rPr>
            <w:rFonts w:hint="eastAsia"/>
          </w:rPr>
          <w:lastRenderedPageBreak/>
          <w:t>蓝牙</w:t>
        </w:r>
      </w:ins>
      <w:ins w:id="708" w:author="Administrator" w:date="2015-11-26T18:29:00Z">
        <w:r>
          <w:rPr>
            <w:rFonts w:hint="eastAsia"/>
          </w:rPr>
          <w:t>主</w:t>
        </w:r>
      </w:ins>
      <w:ins w:id="709" w:author="Administrator" w:date="2015-11-26T18:20:00Z">
        <w:r>
          <w:rPr>
            <w:rFonts w:hint="eastAsia"/>
          </w:rPr>
          <w:t>机</w:t>
        </w:r>
        <w:r w:rsidRPr="00AA2DED">
          <w:rPr>
            <w:rFonts w:hint="eastAsia"/>
          </w:rPr>
          <w:t>端会</w:t>
        </w:r>
      </w:ins>
      <w:proofErr w:type="gramEnd"/>
      <w:ins w:id="710" w:author="Administrator" w:date="2015-11-26T18:29:00Z">
        <w:r>
          <w:rPr>
            <w:rFonts w:hint="eastAsia"/>
          </w:rPr>
          <w:t>将</w:t>
        </w:r>
      </w:ins>
      <w:ins w:id="711" w:author="Administrator" w:date="2015-11-26T18:28:00Z">
        <w:r>
          <w:rPr>
            <w:rFonts w:hint="eastAsia"/>
          </w:rPr>
          <w:t>三个心率</w:t>
        </w:r>
        <w:proofErr w:type="gramStart"/>
        <w:r>
          <w:rPr>
            <w:rFonts w:hint="eastAsia"/>
          </w:rPr>
          <w:t>采集蓝牙从</w:t>
        </w:r>
        <w:proofErr w:type="gramEnd"/>
        <w:r>
          <w:rPr>
            <w:rFonts w:hint="eastAsia"/>
          </w:rPr>
          <w:t>机</w:t>
        </w:r>
      </w:ins>
      <w:ins w:id="712" w:author="Administrator" w:date="2015-11-26T18:29:00Z">
        <w:r>
          <w:rPr>
            <w:rFonts w:hint="eastAsia"/>
          </w:rPr>
          <w:t>上传的信息</w:t>
        </w:r>
      </w:ins>
      <w:ins w:id="713" w:author="Administrator" w:date="2015-11-26T18:28:00Z">
        <w:r>
          <w:rPr>
            <w:rFonts w:hint="eastAsia"/>
          </w:rPr>
          <w:t>，上传给</w:t>
        </w:r>
      </w:ins>
      <w:ins w:id="714" w:author="Administrator" w:date="2015-11-26T18:30:00Z">
        <w:r>
          <w:rPr>
            <w:rFonts w:hint="eastAsia"/>
          </w:rPr>
          <w:t>PAD</w:t>
        </w:r>
      </w:ins>
      <w:ins w:id="715" w:author="Administrator" w:date="2015-11-26T18:28:00Z">
        <w:r>
          <w:rPr>
            <w:rFonts w:hint="eastAsia"/>
          </w:rPr>
          <w:t>。</w:t>
        </w:r>
        <w:proofErr w:type="gramStart"/>
        <w:r>
          <w:rPr>
            <w:rFonts w:hint="eastAsia"/>
          </w:rPr>
          <w:t>蓝牙主机</w:t>
        </w:r>
        <w:proofErr w:type="gramEnd"/>
        <w:r>
          <w:rPr>
            <w:rFonts w:hint="eastAsia"/>
          </w:rPr>
          <w:t>基于建立好的协议，将综合好的每个从机信息与状态以一帧数据</w:t>
        </w:r>
        <w:r>
          <w:t>，通过串口转USB上传给</w:t>
        </w:r>
        <w:proofErr w:type="spellStart"/>
        <w:r>
          <w:t>wifi</w:t>
        </w:r>
        <w:proofErr w:type="spellEnd"/>
        <w:r>
          <w:t>设备。</w:t>
        </w:r>
      </w:ins>
      <w:proofErr w:type="spellStart"/>
      <w:ins w:id="716" w:author="Administrator" w:date="2015-11-26T18:30:00Z">
        <w:r>
          <w:t>wifi</w:t>
        </w:r>
        <w:proofErr w:type="spellEnd"/>
        <w:r>
          <w:t>设备</w:t>
        </w:r>
        <w:r>
          <w:rPr>
            <w:rFonts w:hint="eastAsia"/>
          </w:rPr>
          <w:t>透传给</w:t>
        </w:r>
        <w:r w:rsidR="003008AE">
          <w:rPr>
            <w:rFonts w:hint="eastAsia"/>
          </w:rPr>
          <w:t>PAD。</w:t>
        </w:r>
      </w:ins>
    </w:p>
    <w:p w:rsidR="009F443B" w:rsidRDefault="009F443B" w:rsidP="009F443B">
      <w:pPr>
        <w:jc w:val="left"/>
        <w:rPr>
          <w:ins w:id="717" w:author="Administrator" w:date="2015-11-26T18:20:00Z"/>
        </w:rPr>
      </w:pPr>
      <w:ins w:id="718" w:author="Administrator" w:date="2015-11-26T18:20:00Z">
        <w:r>
          <w:rPr>
            <w:rFonts w:hint="eastAsia"/>
          </w:rPr>
          <w:t>例子：</w:t>
        </w:r>
      </w:ins>
    </w:p>
    <w:p w:rsidR="009F443B" w:rsidRPr="00AA2DED" w:rsidRDefault="003008AE" w:rsidP="009F443B">
      <w:pPr>
        <w:jc w:val="left"/>
        <w:rPr>
          <w:ins w:id="719" w:author="Administrator" w:date="2015-11-26T18:20:00Z"/>
        </w:rPr>
      </w:pPr>
      <w:ins w:id="720" w:author="Administrator" w:date="2015-11-26T18:31:00Z">
        <w:r>
          <w:rPr>
            <w:rFonts w:hint="eastAsia"/>
          </w:rPr>
          <w:t>IPAD</w:t>
        </w:r>
        <w:proofErr w:type="gramStart"/>
        <w:r>
          <w:rPr>
            <w:rFonts w:hint="eastAsia"/>
          </w:rPr>
          <w:t>向蓝牙主机</w:t>
        </w:r>
        <w:proofErr w:type="gramEnd"/>
        <w:r w:rsidRPr="00AA2DED">
          <w:rPr>
            <w:rFonts w:hint="eastAsia"/>
          </w:rPr>
          <w:t>发送以下信息</w:t>
        </w:r>
      </w:ins>
    </w:p>
    <w:tbl>
      <w:tblPr>
        <w:tblStyle w:val="a7"/>
        <w:tblW w:w="0" w:type="auto"/>
        <w:tblInd w:w="360" w:type="dxa"/>
        <w:tblLook w:val="04A0" w:firstRow="1" w:lastRow="0" w:firstColumn="1" w:lastColumn="0" w:noHBand="0" w:noVBand="1"/>
      </w:tblPr>
      <w:tblGrid>
        <w:gridCol w:w="882"/>
        <w:gridCol w:w="851"/>
        <w:gridCol w:w="742"/>
        <w:gridCol w:w="707"/>
        <w:gridCol w:w="950"/>
        <w:gridCol w:w="1376"/>
      </w:tblGrid>
      <w:tr w:rsidR="009F443B" w:rsidRPr="00AA2DED" w:rsidTr="001B562F">
        <w:trPr>
          <w:ins w:id="721" w:author="Administrator" w:date="2015-11-26T18:20:00Z"/>
        </w:trPr>
        <w:tc>
          <w:tcPr>
            <w:tcW w:w="882" w:type="dxa"/>
          </w:tcPr>
          <w:p w:rsidR="009F443B" w:rsidRPr="00AA2DED" w:rsidRDefault="009F443B" w:rsidP="001B562F">
            <w:pPr>
              <w:jc w:val="left"/>
              <w:rPr>
                <w:ins w:id="722" w:author="Administrator" w:date="2015-11-26T18:20:00Z"/>
              </w:rPr>
            </w:pPr>
            <w:ins w:id="723" w:author="Administrator" w:date="2015-11-26T18:20:00Z">
              <w:r w:rsidRPr="00AA2DED">
                <w:rPr>
                  <w:rFonts w:hint="eastAsia"/>
                </w:rPr>
                <w:t>0X48</w:t>
              </w:r>
            </w:ins>
          </w:p>
        </w:tc>
        <w:tc>
          <w:tcPr>
            <w:tcW w:w="851" w:type="dxa"/>
          </w:tcPr>
          <w:p w:rsidR="009F443B" w:rsidRPr="00AA2DED" w:rsidRDefault="009F443B" w:rsidP="001B562F">
            <w:pPr>
              <w:jc w:val="left"/>
              <w:rPr>
                <w:ins w:id="724" w:author="Administrator" w:date="2015-11-26T18:20:00Z"/>
              </w:rPr>
            </w:pPr>
            <w:ins w:id="725" w:author="Administrator" w:date="2015-11-26T18:20:00Z">
              <w:r w:rsidRPr="00AA2DED">
                <w:rPr>
                  <w:rFonts w:hint="eastAsia"/>
                </w:rPr>
                <w:t>0X59</w:t>
              </w:r>
            </w:ins>
          </w:p>
        </w:tc>
        <w:tc>
          <w:tcPr>
            <w:tcW w:w="542" w:type="dxa"/>
          </w:tcPr>
          <w:p w:rsidR="009F443B" w:rsidRPr="00AA2DED" w:rsidRDefault="009F443B" w:rsidP="001B562F">
            <w:pPr>
              <w:jc w:val="left"/>
              <w:rPr>
                <w:ins w:id="726" w:author="Administrator" w:date="2015-11-26T18:20:00Z"/>
              </w:rPr>
            </w:pPr>
            <w:ins w:id="727" w:author="Administrator" w:date="2015-11-26T18:20:00Z">
              <w:r w:rsidRPr="00AA2DED">
                <w:rPr>
                  <w:rFonts w:hint="eastAsia"/>
                </w:rPr>
                <w:t>0X3C</w:t>
              </w:r>
            </w:ins>
          </w:p>
        </w:tc>
        <w:tc>
          <w:tcPr>
            <w:tcW w:w="704" w:type="dxa"/>
          </w:tcPr>
          <w:p w:rsidR="009F443B" w:rsidRPr="00AA2DED" w:rsidRDefault="009F443B" w:rsidP="001B562F">
            <w:pPr>
              <w:jc w:val="left"/>
              <w:rPr>
                <w:ins w:id="728" w:author="Administrator" w:date="2015-11-26T18:20:00Z"/>
              </w:rPr>
            </w:pPr>
            <w:ins w:id="729" w:author="Administrator" w:date="2015-11-26T18:20:00Z">
              <w:r w:rsidRPr="00AA2DED">
                <w:rPr>
                  <w:rFonts w:hint="eastAsia"/>
                </w:rPr>
                <w:t>0X00</w:t>
              </w:r>
            </w:ins>
          </w:p>
        </w:tc>
        <w:tc>
          <w:tcPr>
            <w:tcW w:w="950" w:type="dxa"/>
          </w:tcPr>
          <w:p w:rsidR="009F443B" w:rsidRPr="00AA2DED" w:rsidRDefault="009F443B" w:rsidP="001B562F">
            <w:pPr>
              <w:jc w:val="left"/>
              <w:rPr>
                <w:ins w:id="730" w:author="Administrator" w:date="2015-11-26T18:20:00Z"/>
              </w:rPr>
            </w:pPr>
            <w:ins w:id="731" w:author="Administrator" w:date="2015-11-26T18:20:00Z">
              <w:r w:rsidRPr="00AA2DED">
                <w:rPr>
                  <w:rFonts w:hint="eastAsia"/>
                </w:rPr>
                <w:t>0X0A</w:t>
              </w:r>
            </w:ins>
          </w:p>
        </w:tc>
        <w:tc>
          <w:tcPr>
            <w:tcW w:w="1376" w:type="dxa"/>
          </w:tcPr>
          <w:p w:rsidR="009F443B" w:rsidRPr="00AA2DED" w:rsidRDefault="009F443B" w:rsidP="001B562F">
            <w:pPr>
              <w:jc w:val="left"/>
              <w:rPr>
                <w:ins w:id="732" w:author="Administrator" w:date="2015-11-26T18:20:00Z"/>
              </w:rPr>
            </w:pPr>
            <w:ins w:id="733" w:author="Administrator" w:date="2015-11-26T18:20:00Z">
              <w:r w:rsidRPr="00AA2DED">
                <w:rPr>
                  <w:rFonts w:hint="eastAsia"/>
                </w:rPr>
                <w:t>0X0A</w:t>
              </w:r>
            </w:ins>
          </w:p>
        </w:tc>
      </w:tr>
      <w:tr w:rsidR="009F443B" w:rsidRPr="00AA2DED" w:rsidTr="001B562F">
        <w:trPr>
          <w:ins w:id="734" w:author="Administrator" w:date="2015-11-26T18:20:00Z"/>
        </w:trPr>
        <w:tc>
          <w:tcPr>
            <w:tcW w:w="882" w:type="dxa"/>
          </w:tcPr>
          <w:p w:rsidR="009F443B" w:rsidRPr="00AA2DED" w:rsidRDefault="009F443B" w:rsidP="001B562F">
            <w:pPr>
              <w:jc w:val="left"/>
              <w:rPr>
                <w:ins w:id="735" w:author="Administrator" w:date="2015-11-26T18:20:00Z"/>
              </w:rPr>
            </w:pPr>
            <w:ins w:id="736" w:author="Administrator" w:date="2015-11-26T18:20:00Z">
              <w:r w:rsidRPr="00AA2DED">
                <w:rPr>
                  <w:rFonts w:hint="eastAsia"/>
                </w:rPr>
                <w:t>头</w:t>
              </w:r>
            </w:ins>
          </w:p>
        </w:tc>
        <w:tc>
          <w:tcPr>
            <w:tcW w:w="851" w:type="dxa"/>
          </w:tcPr>
          <w:p w:rsidR="009F443B" w:rsidRPr="00AA2DED" w:rsidRDefault="009F443B" w:rsidP="001B562F">
            <w:pPr>
              <w:jc w:val="left"/>
              <w:rPr>
                <w:ins w:id="737" w:author="Administrator" w:date="2015-11-26T18:20:00Z"/>
              </w:rPr>
            </w:pPr>
            <w:ins w:id="738" w:author="Administrator" w:date="2015-11-26T18:20:00Z">
              <w:r w:rsidRPr="00AA2DED">
                <w:rPr>
                  <w:rFonts w:hint="eastAsia"/>
                </w:rPr>
                <w:t>头</w:t>
              </w:r>
            </w:ins>
          </w:p>
        </w:tc>
        <w:tc>
          <w:tcPr>
            <w:tcW w:w="542" w:type="dxa"/>
          </w:tcPr>
          <w:p w:rsidR="009F443B" w:rsidRPr="00AA2DED" w:rsidRDefault="009F443B" w:rsidP="001B562F">
            <w:pPr>
              <w:jc w:val="left"/>
              <w:rPr>
                <w:ins w:id="739" w:author="Administrator" w:date="2015-11-26T18:20:00Z"/>
              </w:rPr>
            </w:pPr>
            <w:ins w:id="740" w:author="Administrator" w:date="2015-11-26T18:20:00Z">
              <w:r w:rsidRPr="00AA2DED">
                <w:rPr>
                  <w:rFonts w:hint="eastAsia"/>
                </w:rPr>
                <w:t>头</w:t>
              </w:r>
            </w:ins>
          </w:p>
        </w:tc>
        <w:tc>
          <w:tcPr>
            <w:tcW w:w="704" w:type="dxa"/>
          </w:tcPr>
          <w:p w:rsidR="009F443B" w:rsidRPr="00AA2DED" w:rsidRDefault="009F443B" w:rsidP="001B562F">
            <w:pPr>
              <w:jc w:val="left"/>
              <w:rPr>
                <w:ins w:id="741" w:author="Administrator" w:date="2015-11-26T18:20:00Z"/>
              </w:rPr>
            </w:pPr>
            <w:ins w:id="742" w:author="Administrator" w:date="2015-11-26T18:20:00Z">
              <w:r w:rsidRPr="00AA2DED">
                <w:rPr>
                  <w:rFonts w:hint="eastAsia"/>
                </w:rPr>
                <w:t>SIZE</w:t>
              </w:r>
            </w:ins>
          </w:p>
        </w:tc>
        <w:tc>
          <w:tcPr>
            <w:tcW w:w="950" w:type="dxa"/>
          </w:tcPr>
          <w:p w:rsidR="009F443B" w:rsidRPr="00AA2DED" w:rsidRDefault="009F443B" w:rsidP="001B562F">
            <w:pPr>
              <w:jc w:val="left"/>
              <w:rPr>
                <w:ins w:id="743" w:author="Administrator" w:date="2015-11-26T18:20:00Z"/>
              </w:rPr>
            </w:pPr>
            <w:ins w:id="744" w:author="Administrator" w:date="2015-11-26T18:20:00Z">
              <w:r w:rsidRPr="00AA2DED">
                <w:rPr>
                  <w:rFonts w:hint="eastAsia"/>
                </w:rPr>
                <w:t>MODE</w:t>
              </w:r>
            </w:ins>
          </w:p>
        </w:tc>
        <w:tc>
          <w:tcPr>
            <w:tcW w:w="1376" w:type="dxa"/>
          </w:tcPr>
          <w:p w:rsidR="009F443B" w:rsidRPr="00AA2DED" w:rsidRDefault="009F443B" w:rsidP="001B562F">
            <w:pPr>
              <w:jc w:val="left"/>
              <w:rPr>
                <w:ins w:id="745" w:author="Administrator" w:date="2015-11-26T18:20:00Z"/>
              </w:rPr>
            </w:pPr>
            <w:ins w:id="746" w:author="Administrator" w:date="2015-11-26T18:20:00Z">
              <w:r w:rsidRPr="00AA2DED">
                <w:t>C</w:t>
              </w:r>
              <w:r w:rsidRPr="00AA2DED">
                <w:rPr>
                  <w:rFonts w:hint="eastAsia"/>
                </w:rPr>
                <w:t>hecksum</w:t>
              </w:r>
            </w:ins>
          </w:p>
        </w:tc>
      </w:tr>
    </w:tbl>
    <w:p w:rsidR="009F443B" w:rsidRDefault="009F443B" w:rsidP="009F443B">
      <w:pPr>
        <w:jc w:val="left"/>
        <w:rPr>
          <w:ins w:id="747" w:author="Administrator" w:date="2015-11-26T18:20:00Z"/>
        </w:rPr>
      </w:pPr>
      <w:proofErr w:type="gramStart"/>
      <w:ins w:id="748" w:author="Administrator" w:date="2015-11-26T18:20:00Z">
        <w:r>
          <w:rPr>
            <w:rFonts w:hint="eastAsia"/>
          </w:rPr>
          <w:t>蓝牙</w:t>
        </w:r>
      </w:ins>
      <w:ins w:id="749" w:author="Administrator" w:date="2015-11-26T18:31:00Z">
        <w:r w:rsidR="003008AE">
          <w:rPr>
            <w:rFonts w:hint="eastAsia"/>
          </w:rPr>
          <w:t>主</w:t>
        </w:r>
      </w:ins>
      <w:ins w:id="750" w:author="Administrator" w:date="2015-11-26T18:20:00Z">
        <w:r>
          <w:rPr>
            <w:rFonts w:hint="eastAsia"/>
          </w:rPr>
          <w:t>机</w:t>
        </w:r>
        <w:r w:rsidRPr="00AA2DED">
          <w:rPr>
            <w:rFonts w:hint="eastAsia"/>
          </w:rPr>
          <w:t>端会</w:t>
        </w:r>
        <w:proofErr w:type="gramEnd"/>
        <w:r w:rsidRPr="00AA2DED">
          <w:rPr>
            <w:rFonts w:hint="eastAsia"/>
          </w:rPr>
          <w:t>发送</w:t>
        </w:r>
        <w:proofErr w:type="gramStart"/>
        <w:r w:rsidRPr="00AA2DED">
          <w:rPr>
            <w:rFonts w:hint="eastAsia"/>
          </w:rPr>
          <w:t>一系列</w:t>
        </w:r>
        <w:r>
          <w:rPr>
            <w:rFonts w:hint="eastAsia"/>
          </w:rPr>
          <w:t>蓝牙</w:t>
        </w:r>
        <w:proofErr w:type="gramEnd"/>
        <w:r w:rsidRPr="00AA2DED">
          <w:rPr>
            <w:rFonts w:hint="eastAsia"/>
          </w:rPr>
          <w:t>-智能心率</w:t>
        </w:r>
        <w:proofErr w:type="gramStart"/>
        <w:r>
          <w:rPr>
            <w:rFonts w:hint="eastAsia"/>
          </w:rPr>
          <w:t>贴设备</w:t>
        </w:r>
        <w:proofErr w:type="gramEnd"/>
        <w:r>
          <w:rPr>
            <w:rFonts w:hint="eastAsia"/>
          </w:rPr>
          <w:t>状态</w:t>
        </w:r>
        <w:r w:rsidRPr="00AA2DED">
          <w:rPr>
            <w:rFonts w:hint="eastAsia"/>
          </w:rPr>
          <w:t>信息</w:t>
        </w:r>
      </w:ins>
    </w:p>
    <w:p w:rsidR="009F443B" w:rsidRPr="00206E9D" w:rsidRDefault="009F443B" w:rsidP="009F443B">
      <w:pPr>
        <w:pStyle w:val="a3"/>
        <w:ind w:left="360" w:firstLineChars="0" w:firstLine="0"/>
        <w:rPr>
          <w:ins w:id="751" w:author="Administrator" w:date="2015-11-26T18:20:00Z"/>
          <w:sz w:val="24"/>
          <w:szCs w:val="24"/>
          <w:rPrChange w:id="752" w:author="Administrator" w:date="2015-12-01T16:25:00Z">
            <w:rPr>
              <w:ins w:id="753" w:author="Administrator" w:date="2015-11-26T18:20:00Z"/>
              <w:sz w:val="28"/>
              <w:szCs w:val="28"/>
            </w:rPr>
          </w:rPrChange>
        </w:rPr>
      </w:pPr>
      <w:ins w:id="754" w:author="Administrator" w:date="2015-11-26T18:20:00Z">
        <w:r w:rsidRPr="00206E9D">
          <w:rPr>
            <w:rFonts w:hint="eastAsia"/>
            <w:sz w:val="24"/>
            <w:szCs w:val="24"/>
            <w:rPrChange w:id="755" w:author="Administrator" w:date="2015-12-01T16:25:00Z">
              <w:rPr>
                <w:rFonts w:hint="eastAsia"/>
                <w:sz w:val="28"/>
                <w:szCs w:val="28"/>
              </w:rPr>
            </w:rPrChange>
          </w:rPr>
          <w:t>信息获取成功</w:t>
        </w:r>
        <w:proofErr w:type="spellStart"/>
        <w:r w:rsidRPr="00206E9D">
          <w:rPr>
            <w:rFonts w:hint="eastAsia"/>
            <w:sz w:val="24"/>
            <w:szCs w:val="24"/>
            <w:rPrChange w:id="756" w:author="Administrator" w:date="2015-12-01T16:25:00Z">
              <w:rPr>
                <w:rFonts w:hint="eastAsia"/>
                <w:sz w:val="28"/>
                <w:szCs w:val="28"/>
              </w:rPr>
            </w:rPrChange>
          </w:rPr>
          <w:t>Respont</w:t>
        </w:r>
        <w:proofErr w:type="spellEnd"/>
        <w:r w:rsidRPr="00206E9D">
          <w:rPr>
            <w:rFonts w:hint="eastAsia"/>
            <w:sz w:val="24"/>
            <w:szCs w:val="24"/>
            <w:rPrChange w:id="757" w:author="Administrator" w:date="2015-12-01T16:25:00Z">
              <w:rPr>
                <w:rFonts w:hint="eastAsia"/>
                <w:sz w:val="28"/>
                <w:szCs w:val="28"/>
              </w:rPr>
            </w:rPrChange>
          </w:rPr>
          <w:t>回传：</w:t>
        </w:r>
      </w:ins>
    </w:p>
    <w:tbl>
      <w:tblPr>
        <w:tblStyle w:val="a7"/>
        <w:tblW w:w="6487" w:type="dxa"/>
        <w:tblLook w:val="04A0" w:firstRow="1" w:lastRow="0" w:firstColumn="1" w:lastColumn="0" w:noHBand="0" w:noVBand="1"/>
      </w:tblPr>
      <w:tblGrid>
        <w:gridCol w:w="520"/>
        <w:gridCol w:w="550"/>
        <w:gridCol w:w="528"/>
        <w:gridCol w:w="783"/>
        <w:gridCol w:w="950"/>
        <w:gridCol w:w="1739"/>
        <w:gridCol w:w="1417"/>
      </w:tblGrid>
      <w:tr w:rsidR="009F443B" w:rsidRPr="00AA2DED" w:rsidTr="001B562F">
        <w:trPr>
          <w:ins w:id="758" w:author="Administrator" w:date="2015-11-26T18:20:00Z"/>
        </w:trPr>
        <w:tc>
          <w:tcPr>
            <w:tcW w:w="520" w:type="dxa"/>
          </w:tcPr>
          <w:p w:rsidR="009F443B" w:rsidRPr="00AA2DED" w:rsidRDefault="009F443B" w:rsidP="001B562F">
            <w:pPr>
              <w:jc w:val="left"/>
              <w:rPr>
                <w:ins w:id="759" w:author="Administrator" w:date="2015-11-26T18:20:00Z"/>
              </w:rPr>
            </w:pPr>
            <w:ins w:id="760" w:author="Administrator" w:date="2015-11-26T18:20:00Z">
              <w:r w:rsidRPr="00AA2DED">
                <w:rPr>
                  <w:rFonts w:hint="eastAsia"/>
                </w:rPr>
                <w:t>48</w:t>
              </w:r>
            </w:ins>
          </w:p>
        </w:tc>
        <w:tc>
          <w:tcPr>
            <w:tcW w:w="550" w:type="dxa"/>
          </w:tcPr>
          <w:p w:rsidR="009F443B" w:rsidRPr="00AA2DED" w:rsidRDefault="009F443B" w:rsidP="001B562F">
            <w:pPr>
              <w:jc w:val="left"/>
              <w:rPr>
                <w:ins w:id="761" w:author="Administrator" w:date="2015-11-26T18:20:00Z"/>
              </w:rPr>
            </w:pPr>
            <w:ins w:id="762" w:author="Administrator" w:date="2015-11-26T18:20:00Z">
              <w:r w:rsidRPr="00AA2DED">
                <w:rPr>
                  <w:rFonts w:hint="eastAsia"/>
                </w:rPr>
                <w:t>59</w:t>
              </w:r>
            </w:ins>
          </w:p>
        </w:tc>
        <w:tc>
          <w:tcPr>
            <w:tcW w:w="528" w:type="dxa"/>
          </w:tcPr>
          <w:p w:rsidR="009F443B" w:rsidRPr="00AA2DED" w:rsidRDefault="009F443B" w:rsidP="001B562F">
            <w:pPr>
              <w:jc w:val="left"/>
              <w:rPr>
                <w:ins w:id="763" w:author="Administrator" w:date="2015-11-26T18:20:00Z"/>
              </w:rPr>
            </w:pPr>
            <w:ins w:id="764" w:author="Administrator" w:date="2015-11-26T18:20:00Z">
              <w:r>
                <w:rPr>
                  <w:rFonts w:hint="eastAsia"/>
                </w:rPr>
                <w:t>3E</w:t>
              </w:r>
            </w:ins>
          </w:p>
        </w:tc>
        <w:tc>
          <w:tcPr>
            <w:tcW w:w="783" w:type="dxa"/>
          </w:tcPr>
          <w:p w:rsidR="009F443B" w:rsidRPr="00AA2DED" w:rsidRDefault="009F443B" w:rsidP="001B562F">
            <w:pPr>
              <w:jc w:val="left"/>
              <w:rPr>
                <w:ins w:id="765" w:author="Administrator" w:date="2015-11-26T18:20:00Z"/>
              </w:rPr>
            </w:pPr>
            <w:ins w:id="766" w:author="Administrator" w:date="2015-11-26T18:20:00Z">
              <w:r w:rsidRPr="00AA2DED">
                <w:rPr>
                  <w:rFonts w:hint="eastAsia"/>
                </w:rPr>
                <w:t>0X**</w:t>
              </w:r>
            </w:ins>
          </w:p>
        </w:tc>
        <w:tc>
          <w:tcPr>
            <w:tcW w:w="950" w:type="dxa"/>
          </w:tcPr>
          <w:p w:rsidR="009F443B" w:rsidRPr="00AA2DED" w:rsidRDefault="009F443B" w:rsidP="001B562F">
            <w:pPr>
              <w:jc w:val="left"/>
              <w:rPr>
                <w:ins w:id="767" w:author="Administrator" w:date="2015-11-26T18:20:00Z"/>
              </w:rPr>
            </w:pPr>
            <w:ins w:id="768" w:author="Administrator" w:date="2015-11-26T18:20:00Z">
              <w:r w:rsidRPr="00AA2DED">
                <w:rPr>
                  <w:rFonts w:hint="eastAsia"/>
                </w:rPr>
                <w:t>0X</w:t>
              </w:r>
              <w:r>
                <w:rPr>
                  <w:rFonts w:hint="eastAsia"/>
                </w:rPr>
                <w:t>0</w:t>
              </w:r>
              <w:r w:rsidRPr="00AA2DED">
                <w:rPr>
                  <w:rFonts w:hint="eastAsia"/>
                </w:rPr>
                <w:t>A</w:t>
              </w:r>
            </w:ins>
          </w:p>
        </w:tc>
        <w:tc>
          <w:tcPr>
            <w:tcW w:w="1739" w:type="dxa"/>
          </w:tcPr>
          <w:p w:rsidR="009F443B" w:rsidRPr="00AA2DED" w:rsidRDefault="009F443B" w:rsidP="001B562F">
            <w:pPr>
              <w:jc w:val="left"/>
              <w:rPr>
                <w:ins w:id="769" w:author="Administrator" w:date="2015-11-26T18:20:00Z"/>
              </w:rPr>
            </w:pPr>
            <w:ins w:id="770" w:author="Administrator" w:date="2015-11-26T18:20:00Z">
              <w:r w:rsidRPr="00AA2DED">
                <w:rPr>
                  <w:rFonts w:hint="eastAsia"/>
                </w:rPr>
                <w:t>0X**</w:t>
              </w:r>
            </w:ins>
          </w:p>
        </w:tc>
        <w:tc>
          <w:tcPr>
            <w:tcW w:w="1417" w:type="dxa"/>
          </w:tcPr>
          <w:p w:rsidR="009F443B" w:rsidRPr="00AA2DED" w:rsidRDefault="009F443B" w:rsidP="001B562F">
            <w:pPr>
              <w:jc w:val="left"/>
              <w:rPr>
                <w:ins w:id="771" w:author="Administrator" w:date="2015-11-26T18:20:00Z"/>
              </w:rPr>
            </w:pPr>
            <w:ins w:id="772" w:author="Administrator" w:date="2015-11-26T18:20:00Z">
              <w:r w:rsidRPr="00AA2DED">
                <w:rPr>
                  <w:rFonts w:hint="eastAsia"/>
                </w:rPr>
                <w:t>0X**</w:t>
              </w:r>
            </w:ins>
          </w:p>
        </w:tc>
      </w:tr>
      <w:tr w:rsidR="009F443B" w:rsidRPr="00AA2DED" w:rsidTr="001B562F">
        <w:trPr>
          <w:ins w:id="773" w:author="Administrator" w:date="2015-11-26T18:20:00Z"/>
        </w:trPr>
        <w:tc>
          <w:tcPr>
            <w:tcW w:w="520" w:type="dxa"/>
          </w:tcPr>
          <w:p w:rsidR="009F443B" w:rsidRPr="00AA2DED" w:rsidRDefault="009F443B" w:rsidP="001B562F">
            <w:pPr>
              <w:jc w:val="left"/>
              <w:rPr>
                <w:ins w:id="774" w:author="Administrator" w:date="2015-11-26T18:20:00Z"/>
              </w:rPr>
            </w:pPr>
            <w:ins w:id="775" w:author="Administrator" w:date="2015-11-26T18:20:00Z">
              <w:r w:rsidRPr="00AA2DED">
                <w:rPr>
                  <w:rFonts w:hint="eastAsia"/>
                </w:rPr>
                <w:t>头</w:t>
              </w:r>
            </w:ins>
          </w:p>
        </w:tc>
        <w:tc>
          <w:tcPr>
            <w:tcW w:w="550" w:type="dxa"/>
          </w:tcPr>
          <w:p w:rsidR="009F443B" w:rsidRPr="00AA2DED" w:rsidRDefault="009F443B" w:rsidP="001B562F">
            <w:pPr>
              <w:jc w:val="left"/>
              <w:rPr>
                <w:ins w:id="776" w:author="Administrator" w:date="2015-11-26T18:20:00Z"/>
              </w:rPr>
            </w:pPr>
            <w:ins w:id="777" w:author="Administrator" w:date="2015-11-26T18:20:00Z">
              <w:r w:rsidRPr="00AA2DED">
                <w:rPr>
                  <w:rFonts w:hint="eastAsia"/>
                </w:rPr>
                <w:t>头</w:t>
              </w:r>
            </w:ins>
          </w:p>
        </w:tc>
        <w:tc>
          <w:tcPr>
            <w:tcW w:w="528" w:type="dxa"/>
          </w:tcPr>
          <w:p w:rsidR="009F443B" w:rsidRPr="00AA2DED" w:rsidRDefault="009F443B" w:rsidP="001B562F">
            <w:pPr>
              <w:jc w:val="left"/>
              <w:rPr>
                <w:ins w:id="778" w:author="Administrator" w:date="2015-11-26T18:20:00Z"/>
              </w:rPr>
            </w:pPr>
            <w:ins w:id="779" w:author="Administrator" w:date="2015-11-26T18:20:00Z">
              <w:r w:rsidRPr="00AA2DED">
                <w:rPr>
                  <w:rFonts w:hint="eastAsia"/>
                </w:rPr>
                <w:t>头</w:t>
              </w:r>
            </w:ins>
          </w:p>
        </w:tc>
        <w:tc>
          <w:tcPr>
            <w:tcW w:w="783" w:type="dxa"/>
          </w:tcPr>
          <w:p w:rsidR="009F443B" w:rsidRPr="00AA2DED" w:rsidRDefault="009F443B" w:rsidP="001B562F">
            <w:pPr>
              <w:jc w:val="left"/>
              <w:rPr>
                <w:ins w:id="780" w:author="Administrator" w:date="2015-11-26T18:20:00Z"/>
              </w:rPr>
            </w:pPr>
            <w:ins w:id="781" w:author="Administrator" w:date="2015-11-26T18:20:00Z">
              <w:r w:rsidRPr="00AA2DED">
                <w:rPr>
                  <w:rFonts w:hint="eastAsia"/>
                </w:rPr>
                <w:t>SIZE</w:t>
              </w:r>
            </w:ins>
          </w:p>
        </w:tc>
        <w:tc>
          <w:tcPr>
            <w:tcW w:w="950" w:type="dxa"/>
          </w:tcPr>
          <w:p w:rsidR="009F443B" w:rsidRPr="00AA2DED" w:rsidRDefault="009F443B" w:rsidP="001B562F">
            <w:pPr>
              <w:jc w:val="left"/>
              <w:rPr>
                <w:ins w:id="782" w:author="Administrator" w:date="2015-11-26T18:20:00Z"/>
              </w:rPr>
            </w:pPr>
            <w:ins w:id="783" w:author="Administrator" w:date="2015-11-26T18:20:00Z">
              <w:r w:rsidRPr="00AA2DED">
                <w:rPr>
                  <w:rFonts w:hint="eastAsia"/>
                </w:rPr>
                <w:t>MODE</w:t>
              </w:r>
            </w:ins>
          </w:p>
        </w:tc>
        <w:tc>
          <w:tcPr>
            <w:tcW w:w="1739" w:type="dxa"/>
          </w:tcPr>
          <w:p w:rsidR="009F443B" w:rsidRPr="00AA2DED" w:rsidRDefault="009F443B" w:rsidP="001B562F">
            <w:pPr>
              <w:jc w:val="left"/>
              <w:rPr>
                <w:ins w:id="784" w:author="Administrator" w:date="2015-11-26T18:20:00Z"/>
              </w:rPr>
            </w:pPr>
            <w:ins w:id="785" w:author="Administrator" w:date="2015-11-26T18:20:00Z">
              <w:r w:rsidRPr="00AA2DED">
                <w:rPr>
                  <w:rFonts w:hint="eastAsia"/>
                </w:rPr>
                <w:t>DATA</w:t>
              </w:r>
            </w:ins>
          </w:p>
        </w:tc>
        <w:tc>
          <w:tcPr>
            <w:tcW w:w="1417" w:type="dxa"/>
          </w:tcPr>
          <w:p w:rsidR="009F443B" w:rsidRPr="00AA2DED" w:rsidRDefault="009F443B" w:rsidP="001B562F">
            <w:pPr>
              <w:jc w:val="left"/>
              <w:rPr>
                <w:ins w:id="786" w:author="Administrator" w:date="2015-11-26T18:20:00Z"/>
              </w:rPr>
            </w:pPr>
            <w:ins w:id="787" w:author="Administrator" w:date="2015-11-26T18:20:00Z">
              <w:r w:rsidRPr="00AA2DED">
                <w:t>C</w:t>
              </w:r>
              <w:r w:rsidRPr="00AA2DED">
                <w:rPr>
                  <w:rFonts w:hint="eastAsia"/>
                </w:rPr>
                <w:t>hecksum</w:t>
              </w:r>
            </w:ins>
          </w:p>
        </w:tc>
      </w:tr>
    </w:tbl>
    <w:p w:rsidR="009F443B" w:rsidRDefault="009F443B" w:rsidP="009F443B">
      <w:pPr>
        <w:jc w:val="left"/>
        <w:rPr>
          <w:ins w:id="788" w:author="Administrator" w:date="2015-12-01T16:26:00Z"/>
          <w:rFonts w:hint="eastAsia"/>
        </w:rPr>
      </w:pPr>
      <w:ins w:id="789" w:author="Administrator" w:date="2015-11-26T18:20:00Z">
        <w:r>
          <w:rPr>
            <w:rFonts w:hint="eastAsia"/>
          </w:rPr>
          <w:t>DATA包括：心率值，从机状态，心率状态，电量信息</w:t>
        </w:r>
      </w:ins>
    </w:p>
    <w:p w:rsidR="00206E9D" w:rsidRDefault="00206E9D" w:rsidP="009F443B">
      <w:pPr>
        <w:jc w:val="left"/>
        <w:rPr>
          <w:ins w:id="790" w:author="Administrator" w:date="2015-11-26T18:20:00Z"/>
        </w:rPr>
      </w:pPr>
      <w:ins w:id="791" w:author="Administrator" w:date="2015-12-01T16:26:00Z">
        <w:r>
          <w:rPr>
            <w:rFonts w:hint="eastAsia"/>
          </w:rPr>
          <w:t>PAD</w:t>
        </w:r>
        <w:r w:rsidR="00C42835">
          <w:rPr>
            <w:rFonts w:hint="eastAsia"/>
          </w:rPr>
          <w:t>上在数据库中存储数据，以</w:t>
        </w:r>
      </w:ins>
      <w:ins w:id="792" w:author="Administrator" w:date="2015-12-01T16:27:00Z">
        <w:r w:rsidR="00C42835">
          <w:rPr>
            <w:rFonts w:hint="eastAsia"/>
          </w:rPr>
          <w:t>方便医生查看当前状态以及历史状态。</w:t>
        </w:r>
      </w:ins>
    </w:p>
    <w:p w:rsidR="009F443B" w:rsidRPr="009F443B" w:rsidRDefault="009F443B" w:rsidP="00AA2DED">
      <w:pPr>
        <w:jc w:val="left"/>
      </w:pPr>
    </w:p>
    <w:p w:rsidR="00AA2DED" w:rsidRPr="00527940" w:rsidRDefault="00AA2DED" w:rsidP="00AA2DED">
      <w:pPr>
        <w:numPr>
          <w:ilvl w:val="0"/>
          <w:numId w:val="8"/>
        </w:numPr>
        <w:jc w:val="left"/>
        <w:rPr>
          <w:b/>
          <w:rPrChange w:id="793" w:author="Administrator" w:date="2015-11-26T17:06:00Z">
            <w:rPr/>
          </w:rPrChange>
        </w:rPr>
      </w:pPr>
      <w:r w:rsidRPr="00527940">
        <w:rPr>
          <w:rFonts w:hint="eastAsia"/>
          <w:b/>
          <w:rPrChange w:id="794" w:author="Administrator" w:date="2015-11-26T17:06:00Z">
            <w:rPr>
              <w:rFonts w:hint="eastAsia"/>
            </w:rPr>
          </w:rPrChange>
        </w:rPr>
        <w:t>重点说明二：</w:t>
      </w:r>
      <w:r w:rsidRPr="00527940">
        <w:rPr>
          <w:b/>
          <w:rPrChange w:id="795" w:author="Administrator" w:date="2015-11-26T17:06:00Z">
            <w:rPr/>
          </w:rPrChange>
        </w:rPr>
        <w:t>ID绑定请求(</w:t>
      </w:r>
      <w:ins w:id="796" w:author="Administrator" w:date="2015-12-01T16:48:00Z">
        <w:r w:rsidR="00C4102A" w:rsidRPr="00527940">
          <w:rPr>
            <w:b/>
            <w:rPrChange w:id="797" w:author="Administrator" w:date="2015-11-26T17:06:00Z">
              <w:rPr/>
            </w:rPrChange>
          </w:rPr>
          <w:t>0</w:t>
        </w:r>
        <w:r w:rsidR="00C4102A" w:rsidRPr="00C4102A">
          <w:rPr>
            <w:b/>
          </w:rPr>
          <w:t>X</w:t>
        </w:r>
      </w:ins>
      <w:ins w:id="798" w:author="Administrator" w:date="2015-12-01T16:55:00Z">
        <w:r w:rsidR="00AE30CD">
          <w:rPr>
            <w:rFonts w:hint="eastAsia"/>
            <w:b/>
          </w:rPr>
          <w:t>AA</w:t>
        </w:r>
      </w:ins>
      <w:ins w:id="799" w:author="Administrator" w:date="2015-12-01T16:48:00Z">
        <w:r w:rsidR="00C4102A">
          <w:rPr>
            <w:rFonts w:hint="eastAsia"/>
            <w:b/>
          </w:rPr>
          <w:t>&amp;</w:t>
        </w:r>
        <w:r w:rsidR="00AE30CD">
          <w:rPr>
            <w:rFonts w:hint="eastAsia"/>
            <w:b/>
          </w:rPr>
          <w:t>0</w:t>
        </w:r>
      </w:ins>
      <w:ins w:id="800" w:author="Administrator" w:date="2015-12-01T16:54:00Z">
        <w:r w:rsidR="00AE30CD">
          <w:rPr>
            <w:rFonts w:hint="eastAsia"/>
            <w:b/>
          </w:rPr>
          <w:t>X</w:t>
        </w:r>
      </w:ins>
      <w:ins w:id="801" w:author="Administrator" w:date="2015-12-01T16:48:00Z">
        <w:r w:rsidR="00C4102A">
          <w:rPr>
            <w:rFonts w:hint="eastAsia"/>
            <w:b/>
          </w:rPr>
          <w:t>55</w:t>
        </w:r>
      </w:ins>
      <w:r w:rsidRPr="00527940">
        <w:rPr>
          <w:b/>
          <w:rPrChange w:id="802" w:author="Administrator" w:date="2015-11-26T17:06:00Z">
            <w:rPr/>
          </w:rPrChange>
        </w:rPr>
        <w:t>:ID BOUND request )</w:t>
      </w:r>
      <w:r w:rsidR="00DA55FB">
        <w:rPr>
          <w:rFonts w:hint="eastAsia"/>
          <w:b/>
        </w:rPr>
        <w:t>（针对</w:t>
      </w:r>
      <w:r w:rsidR="00DA55FB">
        <w:rPr>
          <w:rFonts w:hint="eastAsia"/>
        </w:rPr>
        <w:t>添加新用户（用于未绑定的用户）</w:t>
      </w:r>
      <w:r w:rsidR="00DA55FB">
        <w:rPr>
          <w:rFonts w:hint="eastAsia"/>
          <w:b/>
        </w:rPr>
        <w:t>绑定逻辑）</w:t>
      </w:r>
    </w:p>
    <w:p w:rsidR="00AA2DED" w:rsidRPr="00527940" w:rsidRDefault="00F80ED6" w:rsidP="00AA2DED">
      <w:pPr>
        <w:jc w:val="left"/>
        <w:rPr>
          <w:b/>
          <w:rPrChange w:id="803" w:author="Administrator" w:date="2015-11-26T17:06:00Z">
            <w:rPr/>
          </w:rPrChange>
        </w:rPr>
      </w:pPr>
      <w:r w:rsidRPr="00527940">
        <w:rPr>
          <w:rFonts w:hint="eastAsia"/>
          <w:b/>
          <w:rPrChange w:id="804" w:author="Administrator" w:date="2015-11-26T17:06:00Z">
            <w:rPr>
              <w:rFonts w:hint="eastAsia"/>
            </w:rPr>
          </w:rPrChange>
        </w:rPr>
        <w:t>由</w:t>
      </w:r>
      <w:r w:rsidRPr="00527940">
        <w:rPr>
          <w:b/>
          <w:rPrChange w:id="805" w:author="Administrator" w:date="2015-11-26T17:06:00Z">
            <w:rPr/>
          </w:rPrChange>
        </w:rPr>
        <w:t>pad通过</w:t>
      </w:r>
      <w:proofErr w:type="spellStart"/>
      <w:r w:rsidRPr="00527940">
        <w:rPr>
          <w:b/>
          <w:rPrChange w:id="806" w:author="Administrator" w:date="2015-11-26T17:06:00Z">
            <w:rPr/>
          </w:rPrChange>
        </w:rPr>
        <w:t>wifi</w:t>
      </w:r>
      <w:proofErr w:type="spellEnd"/>
      <w:proofErr w:type="gramStart"/>
      <w:r w:rsidRPr="00527940">
        <w:rPr>
          <w:rFonts w:hint="eastAsia"/>
          <w:b/>
          <w:rPrChange w:id="807" w:author="Administrator" w:date="2015-11-26T17:06:00Z">
            <w:rPr>
              <w:rFonts w:hint="eastAsia"/>
            </w:rPr>
          </w:rPrChange>
        </w:rPr>
        <w:t>向蓝牙主机</w:t>
      </w:r>
      <w:proofErr w:type="gramEnd"/>
      <w:r w:rsidRPr="00527940">
        <w:rPr>
          <w:rFonts w:hint="eastAsia"/>
          <w:b/>
          <w:rPrChange w:id="808" w:author="Administrator" w:date="2015-11-26T17:06:00Z">
            <w:rPr>
              <w:rFonts w:hint="eastAsia"/>
            </w:rPr>
          </w:rPrChange>
        </w:rPr>
        <w:t>发送绑定指令，然后向从机</w:t>
      </w:r>
      <w:r w:rsidR="00AA2DED" w:rsidRPr="00527940">
        <w:rPr>
          <w:rFonts w:hint="eastAsia"/>
          <w:b/>
          <w:rPrChange w:id="809" w:author="Administrator" w:date="2015-11-26T17:06:00Z">
            <w:rPr>
              <w:rFonts w:hint="eastAsia"/>
            </w:rPr>
          </w:rPrChange>
        </w:rPr>
        <w:t>发送</w:t>
      </w:r>
      <w:r w:rsidRPr="00527940">
        <w:rPr>
          <w:rFonts w:hint="eastAsia"/>
          <w:b/>
          <w:rPrChange w:id="810" w:author="Administrator" w:date="2015-11-26T17:06:00Z">
            <w:rPr>
              <w:rFonts w:hint="eastAsia"/>
            </w:rPr>
          </w:rPrChange>
        </w:rPr>
        <w:t>绑定请求</w:t>
      </w:r>
    </w:p>
    <w:tbl>
      <w:tblPr>
        <w:tblStyle w:val="a7"/>
        <w:tblW w:w="8046" w:type="dxa"/>
        <w:tblLook w:val="04A0" w:firstRow="1" w:lastRow="0" w:firstColumn="1" w:lastColumn="0" w:noHBand="0" w:noVBand="1"/>
        <w:tblPrChange w:id="811" w:author="Administrator" w:date="2015-11-26T17:09:00Z">
          <w:tblPr>
            <w:tblStyle w:val="a7"/>
            <w:tblW w:w="8559" w:type="dxa"/>
            <w:tblLook w:val="04A0" w:firstRow="1" w:lastRow="0" w:firstColumn="1" w:lastColumn="0" w:noHBand="0" w:noVBand="1"/>
          </w:tblPr>
        </w:tblPrChange>
      </w:tblPr>
      <w:tblGrid>
        <w:gridCol w:w="520"/>
        <w:gridCol w:w="550"/>
        <w:gridCol w:w="528"/>
        <w:gridCol w:w="783"/>
        <w:gridCol w:w="950"/>
        <w:gridCol w:w="1739"/>
        <w:gridCol w:w="1559"/>
        <w:gridCol w:w="1417"/>
        <w:tblGridChange w:id="812">
          <w:tblGrid>
            <w:gridCol w:w="520"/>
            <w:gridCol w:w="550"/>
            <w:gridCol w:w="528"/>
            <w:gridCol w:w="783"/>
            <w:gridCol w:w="950"/>
            <w:gridCol w:w="2269"/>
            <w:gridCol w:w="1583"/>
            <w:gridCol w:w="1376"/>
          </w:tblGrid>
        </w:tblGridChange>
      </w:tblGrid>
      <w:tr w:rsidR="00AA2DED" w:rsidRPr="00AA2DED" w:rsidTr="00527940">
        <w:tc>
          <w:tcPr>
            <w:tcW w:w="520" w:type="dxa"/>
            <w:tcPrChange w:id="813" w:author="Administrator" w:date="2015-11-26T17:09:00Z">
              <w:tcPr>
                <w:tcW w:w="520" w:type="dxa"/>
              </w:tcPr>
            </w:tcPrChange>
          </w:tcPr>
          <w:p w:rsidR="00AA2DED" w:rsidRPr="00AA2DED" w:rsidRDefault="00AA2DED" w:rsidP="00AA2DED">
            <w:pPr>
              <w:jc w:val="left"/>
            </w:pPr>
            <w:r w:rsidRPr="00AA2DED">
              <w:rPr>
                <w:rFonts w:hint="eastAsia"/>
              </w:rPr>
              <w:t>48</w:t>
            </w:r>
          </w:p>
        </w:tc>
        <w:tc>
          <w:tcPr>
            <w:tcW w:w="550" w:type="dxa"/>
            <w:tcPrChange w:id="814" w:author="Administrator" w:date="2015-11-26T17:09:00Z">
              <w:tcPr>
                <w:tcW w:w="550" w:type="dxa"/>
              </w:tcPr>
            </w:tcPrChange>
          </w:tcPr>
          <w:p w:rsidR="00AA2DED" w:rsidRPr="00AA2DED" w:rsidRDefault="00AA2DED" w:rsidP="00AA2DED">
            <w:pPr>
              <w:jc w:val="left"/>
            </w:pPr>
            <w:r w:rsidRPr="00AA2DED">
              <w:rPr>
                <w:rFonts w:hint="eastAsia"/>
              </w:rPr>
              <w:t>59</w:t>
            </w:r>
          </w:p>
        </w:tc>
        <w:tc>
          <w:tcPr>
            <w:tcW w:w="528" w:type="dxa"/>
            <w:tcPrChange w:id="815" w:author="Administrator" w:date="2015-11-26T17:09:00Z">
              <w:tcPr>
                <w:tcW w:w="528" w:type="dxa"/>
              </w:tcPr>
            </w:tcPrChange>
          </w:tcPr>
          <w:p w:rsidR="00AA2DED" w:rsidRPr="00AA2DED" w:rsidRDefault="00AA2DED" w:rsidP="00AA2DED">
            <w:pPr>
              <w:jc w:val="left"/>
            </w:pPr>
            <w:r w:rsidRPr="00AA2DED">
              <w:rPr>
                <w:rFonts w:hint="eastAsia"/>
              </w:rPr>
              <w:t>3C</w:t>
            </w:r>
          </w:p>
        </w:tc>
        <w:tc>
          <w:tcPr>
            <w:tcW w:w="783" w:type="dxa"/>
            <w:tcPrChange w:id="816" w:author="Administrator" w:date="2015-11-26T17:09:00Z">
              <w:tcPr>
                <w:tcW w:w="783" w:type="dxa"/>
              </w:tcPr>
            </w:tcPrChange>
          </w:tcPr>
          <w:p w:rsidR="00AA2DED" w:rsidRPr="00AA2DED" w:rsidRDefault="00AA2DED" w:rsidP="00AA2DED">
            <w:pPr>
              <w:jc w:val="left"/>
            </w:pPr>
            <w:r w:rsidRPr="00AA2DED">
              <w:rPr>
                <w:rFonts w:hint="eastAsia"/>
              </w:rPr>
              <w:t>0X**</w:t>
            </w:r>
          </w:p>
        </w:tc>
        <w:tc>
          <w:tcPr>
            <w:tcW w:w="950" w:type="dxa"/>
            <w:tcPrChange w:id="817" w:author="Administrator" w:date="2015-11-26T17:09:00Z">
              <w:tcPr>
                <w:tcW w:w="950" w:type="dxa"/>
              </w:tcPr>
            </w:tcPrChange>
          </w:tcPr>
          <w:p w:rsidR="00AA2DED" w:rsidRPr="00AA2DED" w:rsidRDefault="00AA2DED" w:rsidP="00AA2DED">
            <w:pPr>
              <w:jc w:val="left"/>
            </w:pPr>
            <w:r w:rsidRPr="00AA2DED">
              <w:rPr>
                <w:rFonts w:hint="eastAsia"/>
              </w:rPr>
              <w:t>0XAA</w:t>
            </w:r>
          </w:p>
        </w:tc>
        <w:tc>
          <w:tcPr>
            <w:tcW w:w="1739" w:type="dxa"/>
            <w:tcPrChange w:id="818" w:author="Administrator" w:date="2015-11-26T17:09:00Z">
              <w:tcPr>
                <w:tcW w:w="2269" w:type="dxa"/>
              </w:tcPr>
            </w:tcPrChange>
          </w:tcPr>
          <w:p w:rsidR="00AA2DED" w:rsidRPr="00AA2DED" w:rsidRDefault="00AA2DED" w:rsidP="00AA2DED">
            <w:pPr>
              <w:jc w:val="left"/>
            </w:pPr>
            <w:r w:rsidRPr="00AA2DED">
              <w:rPr>
                <w:rFonts w:hint="eastAsia"/>
              </w:rPr>
              <w:t>0X**</w:t>
            </w:r>
          </w:p>
        </w:tc>
        <w:tc>
          <w:tcPr>
            <w:tcW w:w="1559" w:type="dxa"/>
            <w:tcPrChange w:id="819" w:author="Administrator" w:date="2015-11-26T17:09:00Z">
              <w:tcPr>
                <w:tcW w:w="1583" w:type="dxa"/>
              </w:tcPr>
            </w:tcPrChange>
          </w:tcPr>
          <w:p w:rsidR="00AA2DED" w:rsidRPr="00AA2DED" w:rsidRDefault="00AA2DED" w:rsidP="00AA2DED">
            <w:pPr>
              <w:jc w:val="left"/>
            </w:pPr>
            <w:r w:rsidRPr="00AA2DED">
              <w:rPr>
                <w:rFonts w:hint="eastAsia"/>
              </w:rPr>
              <w:t>0X55</w:t>
            </w:r>
          </w:p>
        </w:tc>
        <w:tc>
          <w:tcPr>
            <w:tcW w:w="1417" w:type="dxa"/>
            <w:tcPrChange w:id="820" w:author="Administrator" w:date="2015-11-26T17:09:00Z">
              <w:tcPr>
                <w:tcW w:w="1376" w:type="dxa"/>
              </w:tcPr>
            </w:tcPrChange>
          </w:tcPr>
          <w:p w:rsidR="00AA2DED" w:rsidRPr="00AA2DED" w:rsidRDefault="00AA2DED" w:rsidP="00AA2DED">
            <w:pPr>
              <w:jc w:val="left"/>
            </w:pPr>
            <w:r w:rsidRPr="00AA2DED">
              <w:rPr>
                <w:rFonts w:hint="eastAsia"/>
              </w:rPr>
              <w:t>0X**</w:t>
            </w:r>
          </w:p>
        </w:tc>
      </w:tr>
      <w:tr w:rsidR="00AA2DED" w:rsidRPr="00AA2DED" w:rsidTr="00527940">
        <w:tc>
          <w:tcPr>
            <w:tcW w:w="520" w:type="dxa"/>
            <w:tcPrChange w:id="821" w:author="Administrator" w:date="2015-11-26T17:09:00Z">
              <w:tcPr>
                <w:tcW w:w="520" w:type="dxa"/>
              </w:tcPr>
            </w:tcPrChange>
          </w:tcPr>
          <w:p w:rsidR="00AA2DED" w:rsidRPr="00AA2DED" w:rsidRDefault="00AA2DED" w:rsidP="00AA2DED">
            <w:pPr>
              <w:jc w:val="left"/>
            </w:pPr>
            <w:r w:rsidRPr="00AA2DED">
              <w:rPr>
                <w:rFonts w:hint="eastAsia"/>
              </w:rPr>
              <w:t>头</w:t>
            </w:r>
          </w:p>
        </w:tc>
        <w:tc>
          <w:tcPr>
            <w:tcW w:w="550" w:type="dxa"/>
            <w:tcPrChange w:id="822" w:author="Administrator" w:date="2015-11-26T17:09:00Z">
              <w:tcPr>
                <w:tcW w:w="550" w:type="dxa"/>
              </w:tcPr>
            </w:tcPrChange>
          </w:tcPr>
          <w:p w:rsidR="00AA2DED" w:rsidRPr="00AA2DED" w:rsidRDefault="00AA2DED" w:rsidP="00AA2DED">
            <w:pPr>
              <w:jc w:val="left"/>
            </w:pPr>
            <w:r w:rsidRPr="00AA2DED">
              <w:rPr>
                <w:rFonts w:hint="eastAsia"/>
              </w:rPr>
              <w:t>头</w:t>
            </w:r>
          </w:p>
        </w:tc>
        <w:tc>
          <w:tcPr>
            <w:tcW w:w="528" w:type="dxa"/>
            <w:tcPrChange w:id="823" w:author="Administrator" w:date="2015-11-26T17:09:00Z">
              <w:tcPr>
                <w:tcW w:w="528" w:type="dxa"/>
              </w:tcPr>
            </w:tcPrChange>
          </w:tcPr>
          <w:p w:rsidR="00AA2DED" w:rsidRPr="00AA2DED" w:rsidRDefault="00AA2DED" w:rsidP="00AA2DED">
            <w:pPr>
              <w:jc w:val="left"/>
            </w:pPr>
            <w:r w:rsidRPr="00AA2DED">
              <w:rPr>
                <w:rFonts w:hint="eastAsia"/>
              </w:rPr>
              <w:t>头</w:t>
            </w:r>
          </w:p>
        </w:tc>
        <w:tc>
          <w:tcPr>
            <w:tcW w:w="783" w:type="dxa"/>
            <w:tcPrChange w:id="824" w:author="Administrator" w:date="2015-11-26T17:09:00Z">
              <w:tcPr>
                <w:tcW w:w="783" w:type="dxa"/>
              </w:tcPr>
            </w:tcPrChange>
          </w:tcPr>
          <w:p w:rsidR="00AA2DED" w:rsidRPr="00AA2DED" w:rsidRDefault="00AA2DED" w:rsidP="00AA2DED">
            <w:pPr>
              <w:jc w:val="left"/>
            </w:pPr>
            <w:r w:rsidRPr="00AA2DED">
              <w:rPr>
                <w:rFonts w:hint="eastAsia"/>
              </w:rPr>
              <w:t>SIZE</w:t>
            </w:r>
          </w:p>
        </w:tc>
        <w:tc>
          <w:tcPr>
            <w:tcW w:w="950" w:type="dxa"/>
            <w:tcPrChange w:id="825" w:author="Administrator" w:date="2015-11-26T17:09:00Z">
              <w:tcPr>
                <w:tcW w:w="950" w:type="dxa"/>
              </w:tcPr>
            </w:tcPrChange>
          </w:tcPr>
          <w:p w:rsidR="00AA2DED" w:rsidRPr="00AA2DED" w:rsidRDefault="00AA2DED" w:rsidP="00AA2DED">
            <w:pPr>
              <w:jc w:val="left"/>
            </w:pPr>
            <w:r w:rsidRPr="00AA2DED">
              <w:rPr>
                <w:rFonts w:hint="eastAsia"/>
              </w:rPr>
              <w:t>MODE</w:t>
            </w:r>
          </w:p>
        </w:tc>
        <w:tc>
          <w:tcPr>
            <w:tcW w:w="1739" w:type="dxa"/>
            <w:tcPrChange w:id="826" w:author="Administrator" w:date="2015-11-26T17:09:00Z">
              <w:tcPr>
                <w:tcW w:w="2269" w:type="dxa"/>
              </w:tcPr>
            </w:tcPrChange>
          </w:tcPr>
          <w:p w:rsidR="00AA2DED" w:rsidRPr="00AA2DED" w:rsidRDefault="00AA2DED" w:rsidP="00AA2DED">
            <w:pPr>
              <w:jc w:val="left"/>
            </w:pPr>
            <w:r w:rsidRPr="00AA2DED">
              <w:rPr>
                <w:rFonts w:hint="eastAsia"/>
              </w:rPr>
              <w:t>ID_DATA</w:t>
            </w:r>
          </w:p>
        </w:tc>
        <w:tc>
          <w:tcPr>
            <w:tcW w:w="1559" w:type="dxa"/>
            <w:tcPrChange w:id="827" w:author="Administrator" w:date="2015-11-26T17:09:00Z">
              <w:tcPr>
                <w:tcW w:w="1583" w:type="dxa"/>
              </w:tcPr>
            </w:tcPrChange>
          </w:tcPr>
          <w:p w:rsidR="00AA2DED" w:rsidRPr="00AA2DED" w:rsidRDefault="00AA2DED" w:rsidP="00AA2DED">
            <w:pPr>
              <w:jc w:val="left"/>
            </w:pPr>
            <w:proofErr w:type="spellStart"/>
            <w:r w:rsidRPr="00AA2DED">
              <w:rPr>
                <w:rFonts w:hint="eastAsia"/>
              </w:rPr>
              <w:t>Config_data</w:t>
            </w:r>
            <w:proofErr w:type="spellEnd"/>
          </w:p>
        </w:tc>
        <w:tc>
          <w:tcPr>
            <w:tcW w:w="1417" w:type="dxa"/>
            <w:tcPrChange w:id="828" w:author="Administrator" w:date="2015-11-26T17:09:00Z">
              <w:tcPr>
                <w:tcW w:w="1376" w:type="dxa"/>
              </w:tcPr>
            </w:tcPrChange>
          </w:tcPr>
          <w:p w:rsidR="00AA2DED" w:rsidRPr="00AA2DED" w:rsidRDefault="00AA2DED" w:rsidP="00AA2DED">
            <w:pPr>
              <w:jc w:val="left"/>
            </w:pPr>
            <w:r w:rsidRPr="00AA2DED">
              <w:t>C</w:t>
            </w:r>
            <w:r w:rsidRPr="00AA2DED">
              <w:rPr>
                <w:rFonts w:hint="eastAsia"/>
              </w:rPr>
              <w:t>hecksum</w:t>
            </w:r>
          </w:p>
        </w:tc>
      </w:tr>
    </w:tbl>
    <w:p w:rsidR="00AA2DED" w:rsidRPr="00AA2DED" w:rsidRDefault="00AA2DED" w:rsidP="00AA2DED">
      <w:pPr>
        <w:jc w:val="left"/>
      </w:pPr>
      <w:r w:rsidRPr="00AA2DED">
        <w:rPr>
          <w:rFonts w:hint="eastAsia"/>
        </w:rPr>
        <w:t>格式介绍：</w:t>
      </w:r>
    </w:p>
    <w:p w:rsidR="00AA2DED" w:rsidRPr="00AA2DED" w:rsidRDefault="00AA2DED" w:rsidP="00AA2DED">
      <w:pPr>
        <w:jc w:val="left"/>
      </w:pPr>
      <w:r w:rsidRPr="00AA2DED">
        <w:rPr>
          <w:rFonts w:hint="eastAsia"/>
        </w:rPr>
        <w:t>由</w:t>
      </w:r>
      <w:r w:rsidR="00527940">
        <w:rPr>
          <w:rFonts w:hint="eastAsia"/>
        </w:rPr>
        <w:t>pad</w:t>
      </w:r>
      <w:r w:rsidRPr="00AA2DED">
        <w:rPr>
          <w:rFonts w:hint="eastAsia"/>
        </w:rPr>
        <w:t>发起请求格式</w:t>
      </w:r>
      <w:r w:rsidR="00527940">
        <w:rPr>
          <w:rFonts w:hint="eastAsia"/>
        </w:rPr>
        <w:t>，透</w:t>
      </w:r>
      <w:proofErr w:type="gramStart"/>
      <w:r w:rsidR="00527940">
        <w:rPr>
          <w:rFonts w:hint="eastAsia"/>
        </w:rPr>
        <w:t>传给蓝牙从</w:t>
      </w:r>
      <w:proofErr w:type="gramEnd"/>
      <w:r w:rsidR="00527940">
        <w:rPr>
          <w:rFonts w:hint="eastAsia"/>
        </w:rPr>
        <w:t>机</w:t>
      </w:r>
    </w:p>
    <w:p w:rsidR="00AA2DED" w:rsidRPr="00AA2DED" w:rsidRDefault="00AA2DED" w:rsidP="00AA2DED">
      <w:pPr>
        <w:jc w:val="left"/>
      </w:pPr>
      <w:r w:rsidRPr="00AA2DED">
        <w:t>0x</w:t>
      </w:r>
      <w:r w:rsidRPr="00AA2DED">
        <w:rPr>
          <w:rFonts w:hint="eastAsia"/>
        </w:rPr>
        <w:t>48；</w:t>
      </w:r>
      <w:r w:rsidRPr="00AA2DED">
        <w:t>0x</w:t>
      </w:r>
      <w:r w:rsidRPr="00AA2DED">
        <w:rPr>
          <w:rFonts w:hint="eastAsia"/>
        </w:rPr>
        <w:t>59；0x3C；</w:t>
      </w:r>
      <w:r w:rsidRPr="00AA2DED">
        <w:t>[</w:t>
      </w:r>
      <w:r w:rsidRPr="00AA2DED">
        <w:rPr>
          <w:rFonts w:hint="eastAsia"/>
        </w:rPr>
        <w:t>请求</w:t>
      </w:r>
      <w:r w:rsidRPr="00AA2DED">
        <w:t>描述长度</w:t>
      </w:r>
      <w:r w:rsidRPr="00AA2DED">
        <w:rPr>
          <w:rFonts w:hint="eastAsia"/>
        </w:rPr>
        <w:t>0(SIZE_LENGHT)</w:t>
      </w:r>
      <w:r w:rsidRPr="00AA2DED">
        <w:t>]</w:t>
      </w:r>
      <w:r w:rsidRPr="00AA2DED">
        <w:rPr>
          <w:rFonts w:hint="eastAsia"/>
        </w:rPr>
        <w:t>；[请求帧1(MODE)在身份绑定</w:t>
      </w:r>
      <w:proofErr w:type="gramStart"/>
      <w:r w:rsidRPr="00AA2DED">
        <w:rPr>
          <w:rFonts w:hint="eastAsia"/>
        </w:rPr>
        <w:t>时</w:t>
      </w:r>
      <w:r w:rsidRPr="00AA2DED">
        <w:rPr>
          <w:rFonts w:hint="eastAsia"/>
        </w:rPr>
        <w:lastRenderedPageBreak/>
        <w:t>固定</w:t>
      </w:r>
      <w:proofErr w:type="gramEnd"/>
      <w:r w:rsidRPr="00AA2DED">
        <w:rPr>
          <w:rFonts w:hint="eastAsia"/>
        </w:rPr>
        <w:t>0XAA</w:t>
      </w:r>
      <w:r w:rsidRPr="00AA2DED">
        <w:t>]</w:t>
      </w:r>
      <w:r w:rsidRPr="00AA2DED">
        <w:rPr>
          <w:rFonts w:hint="eastAsia"/>
        </w:rPr>
        <w:t xml:space="preserve"> ；</w:t>
      </w:r>
      <w:r w:rsidRPr="00AA2DED">
        <w:t xml:space="preserve"> [</w:t>
      </w:r>
      <w:r w:rsidRPr="00AA2DED">
        <w:rPr>
          <w:rFonts w:hint="eastAsia"/>
        </w:rPr>
        <w:t>请求帧2(ID_DATA)</w:t>
      </w:r>
      <w:r w:rsidRPr="00AA2DED">
        <w:t>]</w:t>
      </w:r>
      <w:r w:rsidRPr="00AA2DED">
        <w:rPr>
          <w:rFonts w:hint="eastAsia"/>
        </w:rPr>
        <w:t>；[请求帧3(</w:t>
      </w:r>
      <w:proofErr w:type="spellStart"/>
      <w:r w:rsidRPr="00AA2DED">
        <w:rPr>
          <w:rFonts w:hint="eastAsia"/>
        </w:rPr>
        <w:t>Config_data</w:t>
      </w:r>
      <w:proofErr w:type="spellEnd"/>
      <w:r w:rsidRPr="00AA2DED">
        <w:rPr>
          <w:rFonts w:hint="eastAsia"/>
        </w:rPr>
        <w:t>)在身份绑定</w:t>
      </w:r>
      <w:proofErr w:type="gramStart"/>
      <w:r w:rsidRPr="00AA2DED">
        <w:rPr>
          <w:rFonts w:hint="eastAsia"/>
        </w:rPr>
        <w:t>时固定</w:t>
      </w:r>
      <w:proofErr w:type="gramEnd"/>
      <w:r w:rsidRPr="00AA2DED">
        <w:rPr>
          <w:rFonts w:hint="eastAsia"/>
        </w:rPr>
        <w:t>0X55]；[数据校验(Checksum)]</w:t>
      </w:r>
    </w:p>
    <w:p w:rsidR="00AA2DED" w:rsidRPr="00AA2DED" w:rsidRDefault="00AA2DED" w:rsidP="00AA2DED">
      <w:pPr>
        <w:jc w:val="left"/>
      </w:pPr>
      <w:r w:rsidRPr="00AA2DED">
        <w:rPr>
          <w:rFonts w:hint="eastAsia"/>
        </w:rPr>
        <w:t>SIZE指的是报告</w:t>
      </w:r>
      <w:r w:rsidRPr="00AA2DED">
        <w:t>描述长度</w:t>
      </w:r>
      <w:r w:rsidRPr="00AA2DED">
        <w:rPr>
          <w:rFonts w:hint="eastAsia"/>
        </w:rPr>
        <w:t>，从SIZE开始到CHECKSUM数据校验的总字节数，并且从0开始计数。</w:t>
      </w:r>
    </w:p>
    <w:p w:rsidR="00AA2DED" w:rsidRPr="00AA2DED" w:rsidRDefault="00AA2DED" w:rsidP="00AA2DED">
      <w:pPr>
        <w:jc w:val="left"/>
      </w:pPr>
      <w:r w:rsidRPr="00AA2DED">
        <w:rPr>
          <w:rFonts w:hint="eastAsia"/>
        </w:rPr>
        <w:t>请求帧1是MODE，模式请求选择，例如ID绑定请求时0XAA。</w:t>
      </w:r>
    </w:p>
    <w:p w:rsidR="00AA2DED" w:rsidRPr="00527940" w:rsidRDefault="00AA2DED" w:rsidP="00AA2DED">
      <w:pPr>
        <w:jc w:val="left"/>
        <w:rPr>
          <w:b/>
          <w:rPrChange w:id="829" w:author="Administrator" w:date="2015-11-26T17:14:00Z">
            <w:rPr/>
          </w:rPrChange>
        </w:rPr>
      </w:pPr>
      <w:r w:rsidRPr="00527940">
        <w:rPr>
          <w:rFonts w:hint="eastAsia"/>
          <w:b/>
          <w:rPrChange w:id="830" w:author="Administrator" w:date="2015-11-26T17:14:00Z">
            <w:rPr>
              <w:rFonts w:hint="eastAsia"/>
            </w:rPr>
          </w:rPrChange>
        </w:rPr>
        <w:t>请求帧</w:t>
      </w:r>
      <w:r w:rsidRPr="00527940">
        <w:rPr>
          <w:b/>
          <w:rPrChange w:id="831" w:author="Administrator" w:date="2015-11-26T17:14:00Z">
            <w:rPr/>
          </w:rPrChange>
        </w:rPr>
        <w:t>2是一些内容，例如</w:t>
      </w:r>
      <w:proofErr w:type="gramStart"/>
      <w:r w:rsidRPr="00527940">
        <w:rPr>
          <w:rFonts w:hint="eastAsia"/>
          <w:b/>
          <w:rPrChange w:id="832" w:author="Administrator" w:date="2015-11-26T17:14:00Z">
            <w:rPr>
              <w:rFonts w:hint="eastAsia"/>
            </w:rPr>
          </w:rPrChange>
        </w:rPr>
        <w:t>请求</w:t>
      </w:r>
      <w:r w:rsidR="00527940" w:rsidRPr="00527940">
        <w:rPr>
          <w:rFonts w:hint="eastAsia"/>
          <w:b/>
          <w:rPrChange w:id="833" w:author="Administrator" w:date="2015-11-26T17:14:00Z">
            <w:rPr>
              <w:rFonts w:hint="eastAsia"/>
            </w:rPr>
          </w:rPrChange>
        </w:rPr>
        <w:t>蓝牙</w:t>
      </w:r>
      <w:proofErr w:type="gramEnd"/>
      <w:r w:rsidRPr="00527940">
        <w:rPr>
          <w:b/>
          <w:rPrChange w:id="834" w:author="Administrator" w:date="2015-11-26T17:14:00Z">
            <w:rPr/>
          </w:rPrChange>
        </w:rPr>
        <w:t>-智能心率</w:t>
      </w:r>
      <w:r w:rsidR="00167946" w:rsidRPr="00527940">
        <w:rPr>
          <w:rFonts w:hint="eastAsia"/>
          <w:b/>
          <w:rPrChange w:id="835" w:author="Administrator" w:date="2015-11-26T17:14:00Z">
            <w:rPr>
              <w:rFonts w:hint="eastAsia"/>
            </w:rPr>
          </w:rPrChange>
        </w:rPr>
        <w:t>贴</w:t>
      </w:r>
      <w:r w:rsidRPr="00527940">
        <w:rPr>
          <w:rFonts w:hint="eastAsia"/>
          <w:b/>
          <w:rPrChange w:id="836" w:author="Administrator" w:date="2015-11-26T17:14:00Z">
            <w:rPr>
              <w:rFonts w:hint="eastAsia"/>
            </w:rPr>
          </w:rPrChange>
        </w:rPr>
        <w:t>，每个用户的</w:t>
      </w:r>
      <w:r w:rsidRPr="00527940">
        <w:rPr>
          <w:b/>
          <w:rPrChange w:id="837" w:author="Administrator" w:date="2015-11-26T17:14:00Z">
            <w:rPr/>
          </w:rPrChange>
        </w:rPr>
        <w:t>ID号</w:t>
      </w:r>
      <w:r w:rsidR="00527940">
        <w:rPr>
          <w:rFonts w:hint="eastAsia"/>
          <w:b/>
        </w:rPr>
        <w:t>或者</w:t>
      </w:r>
      <w:proofErr w:type="spellStart"/>
      <w:r w:rsidR="001F0DF1">
        <w:rPr>
          <w:rFonts w:hint="eastAsia"/>
          <w:b/>
        </w:rPr>
        <w:t>wifi</w:t>
      </w:r>
      <w:proofErr w:type="spellEnd"/>
      <w:r w:rsidR="001F0DF1">
        <w:rPr>
          <w:rFonts w:hint="eastAsia"/>
          <w:b/>
        </w:rPr>
        <w:t>的mac地址</w:t>
      </w:r>
      <w:r w:rsidRPr="00527940">
        <w:rPr>
          <w:rFonts w:hint="eastAsia"/>
          <w:b/>
          <w:rPrChange w:id="838" w:author="Administrator" w:date="2015-11-26T17:14:00Z">
            <w:rPr>
              <w:rFonts w:hint="eastAsia"/>
            </w:rPr>
          </w:rPrChange>
        </w:rPr>
        <w:t>。</w:t>
      </w:r>
    </w:p>
    <w:p w:rsidR="00AA2DED" w:rsidRPr="00AA2DED" w:rsidRDefault="00AA2DED" w:rsidP="00AA2DED">
      <w:pPr>
        <w:jc w:val="left"/>
      </w:pPr>
      <w:r w:rsidRPr="00AA2DED">
        <w:rPr>
          <w:rFonts w:hint="eastAsia"/>
        </w:rPr>
        <w:t>请求帧3是</w:t>
      </w:r>
      <w:proofErr w:type="spellStart"/>
      <w:r w:rsidRPr="00AA2DED">
        <w:rPr>
          <w:rFonts w:hint="eastAsia"/>
        </w:rPr>
        <w:t>Config_data</w:t>
      </w:r>
      <w:proofErr w:type="spellEnd"/>
      <w:r w:rsidRPr="00AA2DED">
        <w:rPr>
          <w:rFonts w:hint="eastAsia"/>
        </w:rPr>
        <w:t>，例如0X55，实际上是配对0XAA的。</w:t>
      </w:r>
    </w:p>
    <w:p w:rsidR="00AA2DED" w:rsidRPr="00AA2DED" w:rsidRDefault="00AA2DED" w:rsidP="00AA2DED">
      <w:pPr>
        <w:jc w:val="left"/>
      </w:pPr>
      <w:r w:rsidRPr="00AA2DED">
        <w:rPr>
          <w:rFonts w:hint="eastAsia"/>
        </w:rPr>
        <w:t>数据校验是Checksum位，即从SIZE开始到checksum之前的所有数据异</w:t>
      </w:r>
      <w:proofErr w:type="gramStart"/>
      <w:r w:rsidRPr="00AA2DED">
        <w:rPr>
          <w:rFonts w:hint="eastAsia"/>
        </w:rPr>
        <w:t>或</w:t>
      </w:r>
      <w:proofErr w:type="gramEnd"/>
      <w:r w:rsidRPr="00AA2DED">
        <w:rPr>
          <w:rFonts w:hint="eastAsia"/>
        </w:rPr>
        <w:t>。</w:t>
      </w:r>
    </w:p>
    <w:p w:rsidR="00DA55FB" w:rsidRPr="00C42835" w:rsidRDefault="00DA55FB" w:rsidP="00DA55FB">
      <w:pPr>
        <w:pStyle w:val="a3"/>
        <w:ind w:left="360" w:firstLineChars="0" w:firstLine="0"/>
        <w:rPr>
          <w:szCs w:val="21"/>
          <w:rPrChange w:id="839" w:author="Administrator" w:date="2015-12-01T16:34:00Z">
            <w:rPr>
              <w:sz w:val="28"/>
              <w:szCs w:val="28"/>
            </w:rPr>
          </w:rPrChange>
        </w:rPr>
      </w:pPr>
      <w:r w:rsidRPr="00C42835">
        <w:rPr>
          <w:rFonts w:hint="eastAsia"/>
          <w:szCs w:val="21"/>
          <w:rPrChange w:id="840" w:author="Administrator" w:date="2015-12-01T16:34:00Z">
            <w:rPr>
              <w:rFonts w:hint="eastAsia"/>
              <w:sz w:val="28"/>
              <w:szCs w:val="28"/>
            </w:rPr>
          </w:rPrChange>
        </w:rPr>
        <w:t>例子:</w:t>
      </w:r>
    </w:p>
    <w:p w:rsidR="00DA55FB" w:rsidRPr="00C42835" w:rsidRDefault="00DA55FB" w:rsidP="00C42835">
      <w:pPr>
        <w:ind w:firstLineChars="150" w:firstLine="315"/>
        <w:rPr>
          <w:szCs w:val="21"/>
          <w:rPrChange w:id="841" w:author="Administrator" w:date="2015-12-01T16:34:00Z">
            <w:rPr>
              <w:sz w:val="28"/>
              <w:szCs w:val="28"/>
            </w:rPr>
          </w:rPrChange>
        </w:rPr>
        <w:pPrChange w:id="842" w:author="Administrator" w:date="2015-12-01T16:34:00Z">
          <w:pPr>
            <w:ind w:firstLineChars="150" w:firstLine="420"/>
          </w:pPr>
        </w:pPrChange>
      </w:pPr>
      <w:r w:rsidRPr="00C42835">
        <w:rPr>
          <w:rFonts w:hint="eastAsia"/>
          <w:szCs w:val="21"/>
          <w:rPrChange w:id="843" w:author="Administrator" w:date="2015-12-01T16:34:00Z">
            <w:rPr>
              <w:rFonts w:hint="eastAsia"/>
              <w:sz w:val="28"/>
              <w:szCs w:val="28"/>
            </w:rPr>
          </w:rPrChange>
        </w:rPr>
        <w:t>实现ID绑定功能(例如</w:t>
      </w:r>
      <w:r w:rsidR="00921428" w:rsidRPr="00C42835">
        <w:rPr>
          <w:rFonts w:hint="eastAsia"/>
          <w:szCs w:val="21"/>
          <w:rPrChange w:id="844" w:author="Administrator" w:date="2015-12-01T16:34:00Z">
            <w:rPr>
              <w:rFonts w:hint="eastAsia"/>
              <w:sz w:val="28"/>
              <w:szCs w:val="28"/>
            </w:rPr>
          </w:rPrChange>
        </w:rPr>
        <w:t>病人</w:t>
      </w:r>
      <w:r w:rsidRPr="00C42835">
        <w:rPr>
          <w:rFonts w:hint="eastAsia"/>
          <w:szCs w:val="21"/>
          <w:rPrChange w:id="845" w:author="Administrator" w:date="2015-12-01T16:34:00Z">
            <w:rPr>
              <w:rFonts w:hint="eastAsia"/>
              <w:sz w:val="28"/>
              <w:szCs w:val="28"/>
            </w:rPr>
          </w:rPrChange>
        </w:rPr>
        <w:t>ID:</w:t>
      </w:r>
      <w:r w:rsidR="00921428" w:rsidRPr="00C42835">
        <w:rPr>
          <w:rFonts w:hint="eastAsia"/>
          <w:szCs w:val="21"/>
          <w:rPrChange w:id="846" w:author="Administrator" w:date="2015-12-01T16:34:00Z">
            <w:rPr>
              <w:rFonts w:hint="eastAsia"/>
              <w:sz w:val="28"/>
              <w:szCs w:val="28"/>
            </w:rPr>
          </w:rPrChange>
        </w:rPr>
        <w:t>123456789AB</w:t>
      </w:r>
      <w:r w:rsidRPr="00C42835">
        <w:rPr>
          <w:rFonts w:hint="eastAsia"/>
          <w:szCs w:val="21"/>
          <w:rPrChange w:id="847" w:author="Administrator" w:date="2015-12-01T16:34:00Z">
            <w:rPr>
              <w:rFonts w:hint="eastAsia"/>
              <w:sz w:val="28"/>
              <w:szCs w:val="28"/>
            </w:rPr>
          </w:rPrChange>
        </w:rPr>
        <w:t>)</w:t>
      </w:r>
    </w:p>
    <w:p w:rsidR="00DA55FB" w:rsidRPr="00C42835" w:rsidRDefault="00921428" w:rsidP="00DA55FB">
      <w:pPr>
        <w:pStyle w:val="a3"/>
        <w:ind w:left="360" w:firstLineChars="0" w:firstLine="0"/>
        <w:rPr>
          <w:szCs w:val="21"/>
          <w:rPrChange w:id="848" w:author="Administrator" w:date="2015-12-01T16:34:00Z">
            <w:rPr>
              <w:sz w:val="28"/>
              <w:szCs w:val="28"/>
            </w:rPr>
          </w:rPrChange>
        </w:rPr>
      </w:pPr>
      <w:r w:rsidRPr="00C42835">
        <w:rPr>
          <w:rFonts w:hint="eastAsia"/>
          <w:szCs w:val="21"/>
          <w:rPrChange w:id="849" w:author="Administrator" w:date="2015-12-01T16:34:00Z">
            <w:rPr>
              <w:rFonts w:hint="eastAsia"/>
              <w:sz w:val="28"/>
              <w:szCs w:val="28"/>
            </w:rPr>
          </w:rPrChange>
        </w:rPr>
        <w:t>PAD</w:t>
      </w:r>
      <w:r w:rsidR="00DA55FB" w:rsidRPr="00C42835">
        <w:rPr>
          <w:rFonts w:hint="eastAsia"/>
          <w:szCs w:val="21"/>
          <w:rPrChange w:id="850" w:author="Administrator" w:date="2015-12-01T16:34:00Z">
            <w:rPr>
              <w:rFonts w:hint="eastAsia"/>
              <w:sz w:val="28"/>
              <w:szCs w:val="28"/>
            </w:rPr>
          </w:rPrChange>
        </w:rPr>
        <w:t>发送以下信息</w:t>
      </w:r>
      <w:r w:rsidR="00DA55FB" w:rsidRPr="00C42835">
        <w:rPr>
          <w:rFonts w:hint="eastAsia"/>
          <w:szCs w:val="21"/>
          <w:highlight w:val="yellow"/>
          <w:rPrChange w:id="851" w:author="Administrator" w:date="2015-12-01T16:34:00Z">
            <w:rPr>
              <w:rFonts w:hint="eastAsia"/>
              <w:sz w:val="28"/>
              <w:szCs w:val="28"/>
              <w:highlight w:val="yellow"/>
            </w:rPr>
          </w:rPrChange>
        </w:rPr>
        <w:t>绑定命令</w:t>
      </w:r>
    </w:p>
    <w:tbl>
      <w:tblPr>
        <w:tblStyle w:val="a7"/>
        <w:tblW w:w="10980" w:type="dxa"/>
        <w:tblInd w:w="-1324" w:type="dxa"/>
        <w:tblLayout w:type="fixed"/>
        <w:tblLook w:val="04A0" w:firstRow="1" w:lastRow="0" w:firstColumn="1" w:lastColumn="0" w:noHBand="0" w:noVBand="1"/>
      </w:tblPr>
      <w:tblGrid>
        <w:gridCol w:w="501"/>
        <w:gridCol w:w="504"/>
        <w:gridCol w:w="508"/>
        <w:gridCol w:w="684"/>
        <w:gridCol w:w="566"/>
        <w:gridCol w:w="567"/>
        <w:gridCol w:w="566"/>
        <w:gridCol w:w="567"/>
        <w:gridCol w:w="566"/>
        <w:gridCol w:w="567"/>
        <w:gridCol w:w="567"/>
        <w:gridCol w:w="567"/>
        <w:gridCol w:w="566"/>
        <w:gridCol w:w="567"/>
        <w:gridCol w:w="566"/>
        <w:gridCol w:w="567"/>
        <w:gridCol w:w="567"/>
        <w:gridCol w:w="1417"/>
      </w:tblGrid>
      <w:tr w:rsidR="00DA55FB" w:rsidRPr="00C42835" w:rsidTr="00146E30">
        <w:tc>
          <w:tcPr>
            <w:tcW w:w="501" w:type="dxa"/>
          </w:tcPr>
          <w:p w:rsidR="00DA55FB" w:rsidRPr="00C42835" w:rsidRDefault="00DA55FB" w:rsidP="00146E30">
            <w:pPr>
              <w:rPr>
                <w:color w:val="C00000"/>
                <w:szCs w:val="21"/>
                <w:rPrChange w:id="852" w:author="Administrator" w:date="2015-12-01T16:34:00Z">
                  <w:rPr>
                    <w:color w:val="C00000"/>
                    <w:sz w:val="28"/>
                    <w:szCs w:val="28"/>
                  </w:rPr>
                </w:rPrChange>
              </w:rPr>
            </w:pPr>
            <w:r w:rsidRPr="00C42835">
              <w:rPr>
                <w:rFonts w:hint="eastAsia"/>
                <w:color w:val="C00000"/>
                <w:szCs w:val="21"/>
                <w:rPrChange w:id="853" w:author="Administrator" w:date="2015-12-01T16:34:00Z">
                  <w:rPr>
                    <w:rFonts w:hint="eastAsia"/>
                    <w:color w:val="C00000"/>
                    <w:sz w:val="28"/>
                    <w:szCs w:val="28"/>
                  </w:rPr>
                </w:rPrChange>
              </w:rPr>
              <w:t>48</w:t>
            </w:r>
          </w:p>
        </w:tc>
        <w:tc>
          <w:tcPr>
            <w:tcW w:w="504" w:type="dxa"/>
          </w:tcPr>
          <w:p w:rsidR="00DA55FB" w:rsidRPr="00C42835" w:rsidRDefault="00DA55FB" w:rsidP="00146E30">
            <w:pPr>
              <w:rPr>
                <w:color w:val="C00000"/>
                <w:szCs w:val="21"/>
                <w:rPrChange w:id="854" w:author="Administrator" w:date="2015-12-01T16:34:00Z">
                  <w:rPr>
                    <w:color w:val="C00000"/>
                    <w:sz w:val="28"/>
                    <w:szCs w:val="28"/>
                  </w:rPr>
                </w:rPrChange>
              </w:rPr>
            </w:pPr>
            <w:r w:rsidRPr="00C42835">
              <w:rPr>
                <w:rFonts w:hint="eastAsia"/>
                <w:color w:val="C00000"/>
                <w:szCs w:val="21"/>
                <w:rPrChange w:id="855" w:author="Administrator" w:date="2015-12-01T16:34:00Z">
                  <w:rPr>
                    <w:rFonts w:hint="eastAsia"/>
                    <w:color w:val="C00000"/>
                    <w:sz w:val="28"/>
                    <w:szCs w:val="28"/>
                  </w:rPr>
                </w:rPrChange>
              </w:rPr>
              <w:t>59</w:t>
            </w:r>
          </w:p>
        </w:tc>
        <w:tc>
          <w:tcPr>
            <w:tcW w:w="508" w:type="dxa"/>
          </w:tcPr>
          <w:p w:rsidR="00DA55FB" w:rsidRPr="00C42835" w:rsidRDefault="00DA55FB" w:rsidP="00146E30">
            <w:pPr>
              <w:rPr>
                <w:color w:val="C00000"/>
                <w:szCs w:val="21"/>
                <w:rPrChange w:id="856" w:author="Administrator" w:date="2015-12-01T16:34:00Z">
                  <w:rPr>
                    <w:color w:val="C00000"/>
                    <w:sz w:val="28"/>
                    <w:szCs w:val="28"/>
                  </w:rPr>
                </w:rPrChange>
              </w:rPr>
            </w:pPr>
            <w:r w:rsidRPr="00C42835">
              <w:rPr>
                <w:rFonts w:hint="eastAsia"/>
                <w:color w:val="C00000"/>
                <w:szCs w:val="21"/>
                <w:rPrChange w:id="857" w:author="Administrator" w:date="2015-12-01T16:34:00Z">
                  <w:rPr>
                    <w:rFonts w:hint="eastAsia"/>
                    <w:color w:val="C00000"/>
                    <w:sz w:val="28"/>
                    <w:szCs w:val="28"/>
                  </w:rPr>
                </w:rPrChange>
              </w:rPr>
              <w:t>3C</w:t>
            </w:r>
          </w:p>
        </w:tc>
        <w:tc>
          <w:tcPr>
            <w:tcW w:w="684" w:type="dxa"/>
          </w:tcPr>
          <w:p w:rsidR="00DA55FB" w:rsidRPr="00C42835" w:rsidRDefault="00DA55FB" w:rsidP="00146E30">
            <w:pPr>
              <w:rPr>
                <w:color w:val="C00000"/>
                <w:szCs w:val="21"/>
                <w:rPrChange w:id="858" w:author="Administrator" w:date="2015-12-01T16:34:00Z">
                  <w:rPr>
                    <w:color w:val="C00000"/>
                    <w:sz w:val="28"/>
                    <w:szCs w:val="28"/>
                  </w:rPr>
                </w:rPrChange>
              </w:rPr>
            </w:pPr>
            <w:r w:rsidRPr="00C42835">
              <w:rPr>
                <w:rFonts w:hint="eastAsia"/>
                <w:color w:val="FF0000"/>
                <w:szCs w:val="21"/>
                <w:rPrChange w:id="859" w:author="Administrator" w:date="2015-12-01T16:34:00Z">
                  <w:rPr>
                    <w:rFonts w:hint="eastAsia"/>
                    <w:color w:val="FF0000"/>
                    <w:sz w:val="28"/>
                    <w:szCs w:val="28"/>
                  </w:rPr>
                </w:rPrChange>
              </w:rPr>
              <w:t>0E</w:t>
            </w:r>
          </w:p>
        </w:tc>
        <w:tc>
          <w:tcPr>
            <w:tcW w:w="566" w:type="dxa"/>
          </w:tcPr>
          <w:p w:rsidR="00DA55FB" w:rsidRPr="00C42835" w:rsidRDefault="00DA55FB" w:rsidP="00146E30">
            <w:pPr>
              <w:rPr>
                <w:color w:val="FFC000"/>
                <w:szCs w:val="21"/>
                <w:rPrChange w:id="860" w:author="Administrator" w:date="2015-12-01T16:34:00Z">
                  <w:rPr>
                    <w:color w:val="FFC000"/>
                    <w:sz w:val="28"/>
                    <w:szCs w:val="28"/>
                  </w:rPr>
                </w:rPrChange>
              </w:rPr>
            </w:pPr>
            <w:r w:rsidRPr="00C42835">
              <w:rPr>
                <w:rFonts w:hint="eastAsia"/>
                <w:color w:val="FFC000"/>
                <w:szCs w:val="21"/>
                <w:rPrChange w:id="861" w:author="Administrator" w:date="2015-12-01T16:34:00Z">
                  <w:rPr>
                    <w:rFonts w:hint="eastAsia"/>
                    <w:color w:val="FFC000"/>
                    <w:sz w:val="28"/>
                    <w:szCs w:val="28"/>
                  </w:rPr>
                </w:rPrChange>
              </w:rPr>
              <w:t>AA</w:t>
            </w:r>
          </w:p>
        </w:tc>
        <w:tc>
          <w:tcPr>
            <w:tcW w:w="567" w:type="dxa"/>
          </w:tcPr>
          <w:p w:rsidR="00DA55FB" w:rsidRPr="00C42835" w:rsidRDefault="00DA55FB" w:rsidP="00146E30">
            <w:pPr>
              <w:rPr>
                <w:color w:val="00B0F0"/>
                <w:szCs w:val="21"/>
                <w:rPrChange w:id="862" w:author="Administrator" w:date="2015-12-01T16:34:00Z">
                  <w:rPr>
                    <w:color w:val="00B0F0"/>
                    <w:sz w:val="28"/>
                    <w:szCs w:val="28"/>
                  </w:rPr>
                </w:rPrChange>
              </w:rPr>
            </w:pPr>
            <w:r w:rsidRPr="00C42835">
              <w:rPr>
                <w:rFonts w:hint="eastAsia"/>
                <w:color w:val="00B0F0"/>
                <w:szCs w:val="21"/>
                <w:rPrChange w:id="863" w:author="Administrator" w:date="2015-12-01T16:34:00Z">
                  <w:rPr>
                    <w:rFonts w:hint="eastAsia"/>
                    <w:color w:val="00B0F0"/>
                    <w:sz w:val="28"/>
                    <w:szCs w:val="28"/>
                  </w:rPr>
                </w:rPrChange>
              </w:rPr>
              <w:t>31</w:t>
            </w:r>
          </w:p>
        </w:tc>
        <w:tc>
          <w:tcPr>
            <w:tcW w:w="566" w:type="dxa"/>
          </w:tcPr>
          <w:p w:rsidR="00DA55FB" w:rsidRPr="00C42835" w:rsidRDefault="00DA55FB" w:rsidP="00146E30">
            <w:pPr>
              <w:rPr>
                <w:color w:val="00B0F0"/>
                <w:szCs w:val="21"/>
                <w:rPrChange w:id="864" w:author="Administrator" w:date="2015-12-01T16:34:00Z">
                  <w:rPr>
                    <w:color w:val="00B0F0"/>
                    <w:sz w:val="28"/>
                    <w:szCs w:val="28"/>
                  </w:rPr>
                </w:rPrChange>
              </w:rPr>
            </w:pPr>
            <w:r w:rsidRPr="00C42835">
              <w:rPr>
                <w:rFonts w:hint="eastAsia"/>
                <w:color w:val="00B0F0"/>
                <w:szCs w:val="21"/>
                <w:rPrChange w:id="865" w:author="Administrator" w:date="2015-12-01T16:34:00Z">
                  <w:rPr>
                    <w:rFonts w:hint="eastAsia"/>
                    <w:color w:val="00B0F0"/>
                    <w:sz w:val="28"/>
                    <w:szCs w:val="28"/>
                  </w:rPr>
                </w:rPrChange>
              </w:rPr>
              <w:t>35</w:t>
            </w:r>
          </w:p>
        </w:tc>
        <w:tc>
          <w:tcPr>
            <w:tcW w:w="567" w:type="dxa"/>
          </w:tcPr>
          <w:p w:rsidR="00DA55FB" w:rsidRPr="00C42835" w:rsidRDefault="00DA55FB" w:rsidP="00146E30">
            <w:pPr>
              <w:rPr>
                <w:color w:val="00B0F0"/>
                <w:szCs w:val="21"/>
                <w:rPrChange w:id="866" w:author="Administrator" w:date="2015-12-01T16:34:00Z">
                  <w:rPr>
                    <w:color w:val="00B0F0"/>
                    <w:sz w:val="28"/>
                    <w:szCs w:val="28"/>
                  </w:rPr>
                </w:rPrChange>
              </w:rPr>
            </w:pPr>
            <w:r w:rsidRPr="00C42835">
              <w:rPr>
                <w:rFonts w:hint="eastAsia"/>
                <w:color w:val="00B0F0"/>
                <w:szCs w:val="21"/>
                <w:rPrChange w:id="867" w:author="Administrator" w:date="2015-12-01T16:34:00Z">
                  <w:rPr>
                    <w:rFonts w:hint="eastAsia"/>
                    <w:color w:val="00B0F0"/>
                    <w:sz w:val="28"/>
                    <w:szCs w:val="28"/>
                  </w:rPr>
                </w:rPrChange>
              </w:rPr>
              <w:t>36</w:t>
            </w:r>
          </w:p>
        </w:tc>
        <w:tc>
          <w:tcPr>
            <w:tcW w:w="566" w:type="dxa"/>
          </w:tcPr>
          <w:p w:rsidR="00DA55FB" w:rsidRPr="00C42835" w:rsidRDefault="00DA55FB" w:rsidP="00146E30">
            <w:pPr>
              <w:rPr>
                <w:color w:val="00B0F0"/>
                <w:szCs w:val="21"/>
                <w:rPrChange w:id="868" w:author="Administrator" w:date="2015-12-01T16:34:00Z">
                  <w:rPr>
                    <w:color w:val="00B0F0"/>
                    <w:sz w:val="28"/>
                    <w:szCs w:val="28"/>
                  </w:rPr>
                </w:rPrChange>
              </w:rPr>
            </w:pPr>
            <w:r w:rsidRPr="00C42835">
              <w:rPr>
                <w:rFonts w:hint="eastAsia"/>
                <w:color w:val="00B0F0"/>
                <w:szCs w:val="21"/>
                <w:rPrChange w:id="869" w:author="Administrator" w:date="2015-12-01T16:34:00Z">
                  <w:rPr>
                    <w:rFonts w:hint="eastAsia"/>
                    <w:color w:val="00B0F0"/>
                    <w:sz w:val="28"/>
                    <w:szCs w:val="28"/>
                  </w:rPr>
                </w:rPrChange>
              </w:rPr>
              <w:t>31</w:t>
            </w:r>
          </w:p>
        </w:tc>
        <w:tc>
          <w:tcPr>
            <w:tcW w:w="567" w:type="dxa"/>
          </w:tcPr>
          <w:p w:rsidR="00DA55FB" w:rsidRPr="00C42835" w:rsidRDefault="00DA55FB" w:rsidP="00146E30">
            <w:pPr>
              <w:rPr>
                <w:color w:val="00B0F0"/>
                <w:szCs w:val="21"/>
                <w:rPrChange w:id="870" w:author="Administrator" w:date="2015-12-01T16:34:00Z">
                  <w:rPr>
                    <w:color w:val="00B0F0"/>
                    <w:sz w:val="28"/>
                    <w:szCs w:val="28"/>
                  </w:rPr>
                </w:rPrChange>
              </w:rPr>
            </w:pPr>
            <w:r w:rsidRPr="00C42835">
              <w:rPr>
                <w:rFonts w:hint="eastAsia"/>
                <w:color w:val="00B0F0"/>
                <w:szCs w:val="21"/>
                <w:rPrChange w:id="871" w:author="Administrator" w:date="2015-12-01T16:34:00Z">
                  <w:rPr>
                    <w:rFonts w:hint="eastAsia"/>
                    <w:color w:val="00B0F0"/>
                    <w:sz w:val="28"/>
                    <w:szCs w:val="28"/>
                  </w:rPr>
                </w:rPrChange>
              </w:rPr>
              <w:t>32</w:t>
            </w:r>
          </w:p>
        </w:tc>
        <w:tc>
          <w:tcPr>
            <w:tcW w:w="567" w:type="dxa"/>
          </w:tcPr>
          <w:p w:rsidR="00DA55FB" w:rsidRPr="00C42835" w:rsidRDefault="00DA55FB" w:rsidP="00146E30">
            <w:pPr>
              <w:rPr>
                <w:color w:val="00B0F0"/>
                <w:szCs w:val="21"/>
                <w:rPrChange w:id="872" w:author="Administrator" w:date="2015-12-01T16:34:00Z">
                  <w:rPr>
                    <w:color w:val="00B0F0"/>
                    <w:sz w:val="28"/>
                    <w:szCs w:val="28"/>
                  </w:rPr>
                </w:rPrChange>
              </w:rPr>
            </w:pPr>
            <w:r w:rsidRPr="00C42835">
              <w:rPr>
                <w:rFonts w:hint="eastAsia"/>
                <w:color w:val="00B0F0"/>
                <w:szCs w:val="21"/>
                <w:rPrChange w:id="873" w:author="Administrator" w:date="2015-12-01T16:34:00Z">
                  <w:rPr>
                    <w:rFonts w:hint="eastAsia"/>
                    <w:color w:val="00B0F0"/>
                    <w:sz w:val="28"/>
                    <w:szCs w:val="28"/>
                  </w:rPr>
                </w:rPrChange>
              </w:rPr>
              <w:t>33</w:t>
            </w:r>
          </w:p>
        </w:tc>
        <w:tc>
          <w:tcPr>
            <w:tcW w:w="567" w:type="dxa"/>
          </w:tcPr>
          <w:p w:rsidR="00DA55FB" w:rsidRPr="00C42835" w:rsidRDefault="00DA55FB" w:rsidP="00146E30">
            <w:pPr>
              <w:rPr>
                <w:color w:val="00B0F0"/>
                <w:szCs w:val="21"/>
                <w:rPrChange w:id="874" w:author="Administrator" w:date="2015-12-01T16:34:00Z">
                  <w:rPr>
                    <w:color w:val="00B0F0"/>
                    <w:sz w:val="28"/>
                    <w:szCs w:val="28"/>
                  </w:rPr>
                </w:rPrChange>
              </w:rPr>
            </w:pPr>
            <w:r w:rsidRPr="00C42835">
              <w:rPr>
                <w:rFonts w:hint="eastAsia"/>
                <w:color w:val="00B0F0"/>
                <w:szCs w:val="21"/>
                <w:rPrChange w:id="875" w:author="Administrator" w:date="2015-12-01T16:34:00Z">
                  <w:rPr>
                    <w:rFonts w:hint="eastAsia"/>
                    <w:color w:val="00B0F0"/>
                    <w:sz w:val="28"/>
                    <w:szCs w:val="28"/>
                  </w:rPr>
                </w:rPrChange>
              </w:rPr>
              <w:t>34</w:t>
            </w:r>
          </w:p>
        </w:tc>
        <w:tc>
          <w:tcPr>
            <w:tcW w:w="566" w:type="dxa"/>
          </w:tcPr>
          <w:p w:rsidR="00DA55FB" w:rsidRPr="00C42835" w:rsidRDefault="00DA55FB" w:rsidP="00146E30">
            <w:pPr>
              <w:rPr>
                <w:color w:val="00B0F0"/>
                <w:szCs w:val="21"/>
                <w:rPrChange w:id="876" w:author="Administrator" w:date="2015-12-01T16:34:00Z">
                  <w:rPr>
                    <w:color w:val="00B0F0"/>
                    <w:sz w:val="28"/>
                    <w:szCs w:val="28"/>
                  </w:rPr>
                </w:rPrChange>
              </w:rPr>
            </w:pPr>
            <w:r w:rsidRPr="00C42835">
              <w:rPr>
                <w:rFonts w:hint="eastAsia"/>
                <w:color w:val="00B0F0"/>
                <w:szCs w:val="21"/>
                <w:rPrChange w:id="877" w:author="Administrator" w:date="2015-12-01T16:34:00Z">
                  <w:rPr>
                    <w:rFonts w:hint="eastAsia"/>
                    <w:color w:val="00B0F0"/>
                    <w:sz w:val="28"/>
                    <w:szCs w:val="28"/>
                  </w:rPr>
                </w:rPrChange>
              </w:rPr>
              <w:t>35</w:t>
            </w:r>
          </w:p>
        </w:tc>
        <w:tc>
          <w:tcPr>
            <w:tcW w:w="567" w:type="dxa"/>
          </w:tcPr>
          <w:p w:rsidR="00DA55FB" w:rsidRPr="00C42835" w:rsidRDefault="00DA55FB" w:rsidP="00146E30">
            <w:pPr>
              <w:rPr>
                <w:color w:val="00B0F0"/>
                <w:szCs w:val="21"/>
                <w:rPrChange w:id="878" w:author="Administrator" w:date="2015-12-01T16:34:00Z">
                  <w:rPr>
                    <w:color w:val="00B0F0"/>
                    <w:sz w:val="28"/>
                    <w:szCs w:val="28"/>
                  </w:rPr>
                </w:rPrChange>
              </w:rPr>
            </w:pPr>
            <w:r w:rsidRPr="00C42835">
              <w:rPr>
                <w:rFonts w:hint="eastAsia"/>
                <w:color w:val="00B0F0"/>
                <w:szCs w:val="21"/>
                <w:rPrChange w:id="879" w:author="Administrator" w:date="2015-12-01T16:34:00Z">
                  <w:rPr>
                    <w:rFonts w:hint="eastAsia"/>
                    <w:color w:val="00B0F0"/>
                    <w:sz w:val="28"/>
                    <w:szCs w:val="28"/>
                  </w:rPr>
                </w:rPrChange>
              </w:rPr>
              <w:t>36</w:t>
            </w:r>
          </w:p>
        </w:tc>
        <w:tc>
          <w:tcPr>
            <w:tcW w:w="566" w:type="dxa"/>
          </w:tcPr>
          <w:p w:rsidR="00DA55FB" w:rsidRPr="00C42835" w:rsidRDefault="00DA55FB" w:rsidP="00146E30">
            <w:pPr>
              <w:rPr>
                <w:color w:val="00B0F0"/>
                <w:szCs w:val="21"/>
                <w:rPrChange w:id="880" w:author="Administrator" w:date="2015-12-01T16:34:00Z">
                  <w:rPr>
                    <w:color w:val="00B0F0"/>
                    <w:sz w:val="28"/>
                    <w:szCs w:val="28"/>
                  </w:rPr>
                </w:rPrChange>
              </w:rPr>
            </w:pPr>
            <w:r w:rsidRPr="00C42835">
              <w:rPr>
                <w:rFonts w:hint="eastAsia"/>
                <w:color w:val="00B0F0"/>
                <w:szCs w:val="21"/>
                <w:rPrChange w:id="881" w:author="Administrator" w:date="2015-12-01T16:34:00Z">
                  <w:rPr>
                    <w:rFonts w:hint="eastAsia"/>
                    <w:color w:val="00B0F0"/>
                    <w:sz w:val="28"/>
                    <w:szCs w:val="28"/>
                  </w:rPr>
                </w:rPrChange>
              </w:rPr>
              <w:t>37</w:t>
            </w:r>
          </w:p>
        </w:tc>
        <w:tc>
          <w:tcPr>
            <w:tcW w:w="567" w:type="dxa"/>
          </w:tcPr>
          <w:p w:rsidR="00DA55FB" w:rsidRPr="00C42835" w:rsidRDefault="00DA55FB" w:rsidP="00146E30">
            <w:pPr>
              <w:rPr>
                <w:color w:val="00B0F0"/>
                <w:szCs w:val="21"/>
                <w:rPrChange w:id="882" w:author="Administrator" w:date="2015-12-01T16:34:00Z">
                  <w:rPr>
                    <w:color w:val="00B0F0"/>
                    <w:sz w:val="28"/>
                    <w:szCs w:val="28"/>
                  </w:rPr>
                </w:rPrChange>
              </w:rPr>
            </w:pPr>
            <w:r w:rsidRPr="00C42835">
              <w:rPr>
                <w:rFonts w:hint="eastAsia"/>
                <w:color w:val="00B0F0"/>
                <w:szCs w:val="21"/>
                <w:rPrChange w:id="883" w:author="Administrator" w:date="2015-12-01T16:34:00Z">
                  <w:rPr>
                    <w:rFonts w:hint="eastAsia"/>
                    <w:color w:val="00B0F0"/>
                    <w:sz w:val="28"/>
                    <w:szCs w:val="28"/>
                  </w:rPr>
                </w:rPrChange>
              </w:rPr>
              <w:t>38</w:t>
            </w:r>
          </w:p>
        </w:tc>
        <w:tc>
          <w:tcPr>
            <w:tcW w:w="567" w:type="dxa"/>
          </w:tcPr>
          <w:p w:rsidR="00DA55FB" w:rsidRPr="00C42835" w:rsidRDefault="00DA55FB" w:rsidP="00146E30">
            <w:pPr>
              <w:rPr>
                <w:color w:val="FFC000"/>
                <w:szCs w:val="21"/>
                <w:rPrChange w:id="884" w:author="Administrator" w:date="2015-12-01T16:34:00Z">
                  <w:rPr>
                    <w:color w:val="FFC000"/>
                    <w:sz w:val="28"/>
                    <w:szCs w:val="28"/>
                  </w:rPr>
                </w:rPrChange>
              </w:rPr>
            </w:pPr>
            <w:r w:rsidRPr="00C42835">
              <w:rPr>
                <w:rFonts w:hint="eastAsia"/>
                <w:color w:val="FFC000"/>
                <w:szCs w:val="21"/>
                <w:rPrChange w:id="885" w:author="Administrator" w:date="2015-12-01T16:34:00Z">
                  <w:rPr>
                    <w:rFonts w:hint="eastAsia"/>
                    <w:color w:val="FFC000"/>
                    <w:sz w:val="28"/>
                    <w:szCs w:val="28"/>
                  </w:rPr>
                </w:rPrChange>
              </w:rPr>
              <w:t>55</w:t>
            </w:r>
          </w:p>
        </w:tc>
        <w:tc>
          <w:tcPr>
            <w:tcW w:w="1417" w:type="dxa"/>
          </w:tcPr>
          <w:p w:rsidR="00DA55FB" w:rsidRPr="00C42835" w:rsidRDefault="00DA55FB" w:rsidP="00146E30">
            <w:pPr>
              <w:rPr>
                <w:color w:val="00B0F0"/>
                <w:szCs w:val="21"/>
                <w:rPrChange w:id="886" w:author="Administrator" w:date="2015-12-01T16:34:00Z">
                  <w:rPr>
                    <w:color w:val="00B0F0"/>
                    <w:sz w:val="28"/>
                    <w:szCs w:val="28"/>
                  </w:rPr>
                </w:rPrChange>
              </w:rPr>
            </w:pPr>
            <w:r w:rsidRPr="00C42835">
              <w:rPr>
                <w:rFonts w:hint="eastAsia"/>
                <w:color w:val="0070C0"/>
                <w:szCs w:val="21"/>
                <w:rPrChange w:id="887" w:author="Administrator" w:date="2015-12-01T16:34:00Z">
                  <w:rPr>
                    <w:rFonts w:hint="eastAsia"/>
                    <w:color w:val="0070C0"/>
                    <w:sz w:val="28"/>
                    <w:szCs w:val="28"/>
                  </w:rPr>
                </w:rPrChange>
              </w:rPr>
              <w:t>CB</w:t>
            </w:r>
          </w:p>
        </w:tc>
      </w:tr>
      <w:tr w:rsidR="00DA55FB" w:rsidRPr="00C42835" w:rsidTr="00146E30">
        <w:tc>
          <w:tcPr>
            <w:tcW w:w="501" w:type="dxa"/>
          </w:tcPr>
          <w:p w:rsidR="00DA55FB" w:rsidRPr="00C42835" w:rsidRDefault="00DA55FB" w:rsidP="00146E30">
            <w:pPr>
              <w:rPr>
                <w:color w:val="C00000"/>
                <w:szCs w:val="21"/>
                <w:rPrChange w:id="888" w:author="Administrator" w:date="2015-12-01T16:34:00Z">
                  <w:rPr>
                    <w:color w:val="C00000"/>
                    <w:sz w:val="28"/>
                    <w:szCs w:val="28"/>
                  </w:rPr>
                </w:rPrChange>
              </w:rPr>
            </w:pPr>
            <w:r w:rsidRPr="00C42835">
              <w:rPr>
                <w:rFonts w:hint="eastAsia"/>
                <w:color w:val="C00000"/>
                <w:szCs w:val="21"/>
                <w:rPrChange w:id="889" w:author="Administrator" w:date="2015-12-01T16:34:00Z">
                  <w:rPr>
                    <w:rFonts w:hint="eastAsia"/>
                    <w:color w:val="C00000"/>
                    <w:sz w:val="28"/>
                    <w:szCs w:val="28"/>
                  </w:rPr>
                </w:rPrChange>
              </w:rPr>
              <w:t>头</w:t>
            </w:r>
          </w:p>
        </w:tc>
        <w:tc>
          <w:tcPr>
            <w:tcW w:w="504" w:type="dxa"/>
          </w:tcPr>
          <w:p w:rsidR="00DA55FB" w:rsidRPr="00C42835" w:rsidRDefault="00DA55FB" w:rsidP="00146E30">
            <w:pPr>
              <w:rPr>
                <w:color w:val="C00000"/>
                <w:szCs w:val="21"/>
                <w:rPrChange w:id="890" w:author="Administrator" w:date="2015-12-01T16:34:00Z">
                  <w:rPr>
                    <w:color w:val="C00000"/>
                    <w:sz w:val="28"/>
                    <w:szCs w:val="28"/>
                  </w:rPr>
                </w:rPrChange>
              </w:rPr>
            </w:pPr>
            <w:r w:rsidRPr="00C42835">
              <w:rPr>
                <w:rFonts w:hint="eastAsia"/>
                <w:color w:val="C00000"/>
                <w:szCs w:val="21"/>
                <w:rPrChange w:id="891" w:author="Administrator" w:date="2015-12-01T16:34:00Z">
                  <w:rPr>
                    <w:rFonts w:hint="eastAsia"/>
                    <w:color w:val="C00000"/>
                    <w:sz w:val="28"/>
                    <w:szCs w:val="28"/>
                  </w:rPr>
                </w:rPrChange>
              </w:rPr>
              <w:t>头</w:t>
            </w:r>
          </w:p>
        </w:tc>
        <w:tc>
          <w:tcPr>
            <w:tcW w:w="508" w:type="dxa"/>
          </w:tcPr>
          <w:p w:rsidR="00DA55FB" w:rsidRPr="00C42835" w:rsidRDefault="00DA55FB" w:rsidP="00146E30">
            <w:pPr>
              <w:rPr>
                <w:color w:val="C00000"/>
                <w:szCs w:val="21"/>
                <w:rPrChange w:id="892" w:author="Administrator" w:date="2015-12-01T16:34:00Z">
                  <w:rPr>
                    <w:color w:val="C00000"/>
                    <w:sz w:val="28"/>
                    <w:szCs w:val="28"/>
                  </w:rPr>
                </w:rPrChange>
              </w:rPr>
            </w:pPr>
            <w:r w:rsidRPr="00C42835">
              <w:rPr>
                <w:rFonts w:hint="eastAsia"/>
                <w:color w:val="C00000"/>
                <w:szCs w:val="21"/>
                <w:rPrChange w:id="893" w:author="Administrator" w:date="2015-12-01T16:34:00Z">
                  <w:rPr>
                    <w:rFonts w:hint="eastAsia"/>
                    <w:color w:val="C00000"/>
                    <w:sz w:val="28"/>
                    <w:szCs w:val="28"/>
                  </w:rPr>
                </w:rPrChange>
              </w:rPr>
              <w:t>头</w:t>
            </w:r>
          </w:p>
        </w:tc>
        <w:tc>
          <w:tcPr>
            <w:tcW w:w="684" w:type="dxa"/>
          </w:tcPr>
          <w:p w:rsidR="00DA55FB" w:rsidRPr="00C42835" w:rsidRDefault="00DA55FB" w:rsidP="00146E30">
            <w:pPr>
              <w:rPr>
                <w:color w:val="FF0000"/>
                <w:szCs w:val="21"/>
                <w:rPrChange w:id="894" w:author="Administrator" w:date="2015-12-01T16:34:00Z">
                  <w:rPr>
                    <w:color w:val="FF0000"/>
                    <w:sz w:val="28"/>
                    <w:szCs w:val="28"/>
                  </w:rPr>
                </w:rPrChange>
              </w:rPr>
            </w:pPr>
            <w:r w:rsidRPr="00C42835">
              <w:rPr>
                <w:rFonts w:hint="eastAsia"/>
                <w:color w:val="FF0000"/>
                <w:szCs w:val="21"/>
                <w:rPrChange w:id="895" w:author="Administrator" w:date="2015-12-01T16:34:00Z">
                  <w:rPr>
                    <w:rFonts w:hint="eastAsia"/>
                    <w:color w:val="FF0000"/>
                    <w:sz w:val="28"/>
                    <w:szCs w:val="28"/>
                  </w:rPr>
                </w:rPrChange>
              </w:rPr>
              <w:t>SIZE</w:t>
            </w:r>
          </w:p>
        </w:tc>
        <w:tc>
          <w:tcPr>
            <w:tcW w:w="566" w:type="dxa"/>
          </w:tcPr>
          <w:p w:rsidR="00DA55FB" w:rsidRPr="00C42835" w:rsidRDefault="00DA55FB" w:rsidP="00146E30">
            <w:pPr>
              <w:rPr>
                <w:color w:val="FFC000"/>
                <w:szCs w:val="21"/>
                <w:rPrChange w:id="896" w:author="Administrator" w:date="2015-12-01T16:34:00Z">
                  <w:rPr>
                    <w:color w:val="FFC000"/>
                    <w:sz w:val="28"/>
                    <w:szCs w:val="28"/>
                  </w:rPr>
                </w:rPrChange>
              </w:rPr>
            </w:pPr>
            <w:r w:rsidRPr="00C42835">
              <w:rPr>
                <w:rFonts w:hint="eastAsia"/>
                <w:color w:val="FFC000"/>
                <w:szCs w:val="21"/>
                <w:rPrChange w:id="897" w:author="Administrator" w:date="2015-12-01T16:34:00Z">
                  <w:rPr>
                    <w:rFonts w:hint="eastAsia"/>
                    <w:color w:val="FFC000"/>
                    <w:sz w:val="28"/>
                    <w:szCs w:val="28"/>
                  </w:rPr>
                </w:rPrChange>
              </w:rPr>
              <w:t>M</w:t>
            </w:r>
          </w:p>
        </w:tc>
        <w:tc>
          <w:tcPr>
            <w:tcW w:w="567" w:type="dxa"/>
          </w:tcPr>
          <w:p w:rsidR="00DA55FB" w:rsidRPr="00C42835" w:rsidRDefault="00DA55FB" w:rsidP="00146E30">
            <w:pPr>
              <w:rPr>
                <w:color w:val="00B0F0"/>
                <w:szCs w:val="21"/>
                <w:rPrChange w:id="898" w:author="Administrator" w:date="2015-12-01T16:34:00Z">
                  <w:rPr>
                    <w:color w:val="00B0F0"/>
                    <w:sz w:val="28"/>
                    <w:szCs w:val="28"/>
                  </w:rPr>
                </w:rPrChange>
              </w:rPr>
            </w:pPr>
            <w:r w:rsidRPr="00C42835">
              <w:rPr>
                <w:rFonts w:hint="eastAsia"/>
                <w:color w:val="00B0F0"/>
                <w:szCs w:val="21"/>
                <w:rPrChange w:id="899" w:author="Administrator" w:date="2015-12-01T16:34:00Z">
                  <w:rPr>
                    <w:rFonts w:hint="eastAsia"/>
                    <w:color w:val="00B0F0"/>
                    <w:sz w:val="28"/>
                    <w:szCs w:val="28"/>
                  </w:rPr>
                </w:rPrChange>
              </w:rPr>
              <w:t>1</w:t>
            </w:r>
          </w:p>
        </w:tc>
        <w:tc>
          <w:tcPr>
            <w:tcW w:w="566" w:type="dxa"/>
          </w:tcPr>
          <w:p w:rsidR="00DA55FB" w:rsidRPr="00C42835" w:rsidRDefault="00921428" w:rsidP="00146E30">
            <w:pPr>
              <w:rPr>
                <w:color w:val="00B0F0"/>
                <w:szCs w:val="21"/>
                <w:rPrChange w:id="900" w:author="Administrator" w:date="2015-12-01T16:34:00Z">
                  <w:rPr>
                    <w:color w:val="00B0F0"/>
                    <w:sz w:val="28"/>
                    <w:szCs w:val="28"/>
                  </w:rPr>
                </w:rPrChange>
              </w:rPr>
            </w:pPr>
            <w:r w:rsidRPr="00C42835">
              <w:rPr>
                <w:rFonts w:hint="eastAsia"/>
                <w:color w:val="00B0F0"/>
                <w:szCs w:val="21"/>
                <w:rPrChange w:id="901" w:author="Administrator" w:date="2015-12-01T16:34:00Z">
                  <w:rPr>
                    <w:rFonts w:hint="eastAsia"/>
                    <w:color w:val="00B0F0"/>
                    <w:sz w:val="28"/>
                    <w:szCs w:val="28"/>
                  </w:rPr>
                </w:rPrChange>
              </w:rPr>
              <w:t>2</w:t>
            </w:r>
          </w:p>
        </w:tc>
        <w:tc>
          <w:tcPr>
            <w:tcW w:w="567" w:type="dxa"/>
          </w:tcPr>
          <w:p w:rsidR="00DA55FB" w:rsidRPr="00C42835" w:rsidRDefault="00921428" w:rsidP="00146E30">
            <w:pPr>
              <w:rPr>
                <w:color w:val="00B0F0"/>
                <w:szCs w:val="21"/>
                <w:rPrChange w:id="902" w:author="Administrator" w:date="2015-12-01T16:34:00Z">
                  <w:rPr>
                    <w:color w:val="00B0F0"/>
                    <w:sz w:val="28"/>
                    <w:szCs w:val="28"/>
                  </w:rPr>
                </w:rPrChange>
              </w:rPr>
            </w:pPr>
            <w:r w:rsidRPr="00C42835">
              <w:rPr>
                <w:rFonts w:hint="eastAsia"/>
                <w:color w:val="00B0F0"/>
                <w:szCs w:val="21"/>
                <w:rPrChange w:id="903" w:author="Administrator" w:date="2015-12-01T16:34:00Z">
                  <w:rPr>
                    <w:rFonts w:hint="eastAsia"/>
                    <w:color w:val="00B0F0"/>
                    <w:sz w:val="28"/>
                    <w:szCs w:val="28"/>
                  </w:rPr>
                </w:rPrChange>
              </w:rPr>
              <w:t>3</w:t>
            </w:r>
          </w:p>
        </w:tc>
        <w:tc>
          <w:tcPr>
            <w:tcW w:w="566" w:type="dxa"/>
          </w:tcPr>
          <w:p w:rsidR="00DA55FB" w:rsidRPr="00C42835" w:rsidRDefault="00921428" w:rsidP="00146E30">
            <w:pPr>
              <w:rPr>
                <w:color w:val="00B0F0"/>
                <w:szCs w:val="21"/>
                <w:rPrChange w:id="904" w:author="Administrator" w:date="2015-12-01T16:34:00Z">
                  <w:rPr>
                    <w:color w:val="00B0F0"/>
                    <w:sz w:val="28"/>
                    <w:szCs w:val="28"/>
                  </w:rPr>
                </w:rPrChange>
              </w:rPr>
            </w:pPr>
            <w:r w:rsidRPr="00C42835">
              <w:rPr>
                <w:rFonts w:hint="eastAsia"/>
                <w:color w:val="00B0F0"/>
                <w:szCs w:val="21"/>
                <w:rPrChange w:id="905" w:author="Administrator" w:date="2015-12-01T16:34:00Z">
                  <w:rPr>
                    <w:rFonts w:hint="eastAsia"/>
                    <w:color w:val="00B0F0"/>
                    <w:sz w:val="28"/>
                    <w:szCs w:val="28"/>
                  </w:rPr>
                </w:rPrChange>
              </w:rPr>
              <w:t>4</w:t>
            </w:r>
          </w:p>
        </w:tc>
        <w:tc>
          <w:tcPr>
            <w:tcW w:w="567" w:type="dxa"/>
          </w:tcPr>
          <w:p w:rsidR="00DA55FB" w:rsidRPr="00C42835" w:rsidRDefault="00921428" w:rsidP="00146E30">
            <w:pPr>
              <w:rPr>
                <w:color w:val="00B0F0"/>
                <w:szCs w:val="21"/>
                <w:rPrChange w:id="906" w:author="Administrator" w:date="2015-12-01T16:34:00Z">
                  <w:rPr>
                    <w:color w:val="00B0F0"/>
                    <w:sz w:val="28"/>
                    <w:szCs w:val="28"/>
                  </w:rPr>
                </w:rPrChange>
              </w:rPr>
            </w:pPr>
            <w:r w:rsidRPr="00C42835">
              <w:rPr>
                <w:rFonts w:hint="eastAsia"/>
                <w:color w:val="00B0F0"/>
                <w:szCs w:val="21"/>
                <w:rPrChange w:id="907" w:author="Administrator" w:date="2015-12-01T16:34:00Z">
                  <w:rPr>
                    <w:rFonts w:hint="eastAsia"/>
                    <w:color w:val="00B0F0"/>
                    <w:sz w:val="28"/>
                    <w:szCs w:val="28"/>
                  </w:rPr>
                </w:rPrChange>
              </w:rPr>
              <w:t>5</w:t>
            </w:r>
          </w:p>
        </w:tc>
        <w:tc>
          <w:tcPr>
            <w:tcW w:w="567" w:type="dxa"/>
          </w:tcPr>
          <w:p w:rsidR="00DA55FB" w:rsidRPr="00C42835" w:rsidRDefault="00921428" w:rsidP="00146E30">
            <w:pPr>
              <w:rPr>
                <w:color w:val="00B0F0"/>
                <w:szCs w:val="21"/>
                <w:rPrChange w:id="908" w:author="Administrator" w:date="2015-12-01T16:34:00Z">
                  <w:rPr>
                    <w:color w:val="00B0F0"/>
                    <w:sz w:val="28"/>
                    <w:szCs w:val="28"/>
                  </w:rPr>
                </w:rPrChange>
              </w:rPr>
            </w:pPr>
            <w:r w:rsidRPr="00C42835">
              <w:rPr>
                <w:rFonts w:hint="eastAsia"/>
                <w:color w:val="00B0F0"/>
                <w:szCs w:val="21"/>
                <w:rPrChange w:id="909" w:author="Administrator" w:date="2015-12-01T16:34:00Z">
                  <w:rPr>
                    <w:rFonts w:hint="eastAsia"/>
                    <w:color w:val="00B0F0"/>
                    <w:sz w:val="28"/>
                    <w:szCs w:val="28"/>
                  </w:rPr>
                </w:rPrChange>
              </w:rPr>
              <w:t>6</w:t>
            </w:r>
          </w:p>
        </w:tc>
        <w:tc>
          <w:tcPr>
            <w:tcW w:w="567" w:type="dxa"/>
          </w:tcPr>
          <w:p w:rsidR="00DA55FB" w:rsidRPr="00C42835" w:rsidRDefault="00921428" w:rsidP="00146E30">
            <w:pPr>
              <w:rPr>
                <w:color w:val="00B0F0"/>
                <w:szCs w:val="21"/>
                <w:rPrChange w:id="910" w:author="Administrator" w:date="2015-12-01T16:34:00Z">
                  <w:rPr>
                    <w:color w:val="00B0F0"/>
                    <w:sz w:val="28"/>
                    <w:szCs w:val="28"/>
                  </w:rPr>
                </w:rPrChange>
              </w:rPr>
            </w:pPr>
            <w:r w:rsidRPr="00C42835">
              <w:rPr>
                <w:rFonts w:hint="eastAsia"/>
                <w:color w:val="00B0F0"/>
                <w:szCs w:val="21"/>
                <w:rPrChange w:id="911" w:author="Administrator" w:date="2015-12-01T16:34:00Z">
                  <w:rPr>
                    <w:rFonts w:hint="eastAsia"/>
                    <w:color w:val="00B0F0"/>
                    <w:sz w:val="28"/>
                    <w:szCs w:val="28"/>
                  </w:rPr>
                </w:rPrChange>
              </w:rPr>
              <w:t>7</w:t>
            </w:r>
          </w:p>
        </w:tc>
        <w:tc>
          <w:tcPr>
            <w:tcW w:w="566" w:type="dxa"/>
          </w:tcPr>
          <w:p w:rsidR="00DA55FB" w:rsidRPr="00C42835" w:rsidRDefault="00921428" w:rsidP="00146E30">
            <w:pPr>
              <w:rPr>
                <w:color w:val="00B0F0"/>
                <w:szCs w:val="21"/>
                <w:rPrChange w:id="912" w:author="Administrator" w:date="2015-12-01T16:34:00Z">
                  <w:rPr>
                    <w:color w:val="00B0F0"/>
                    <w:sz w:val="28"/>
                    <w:szCs w:val="28"/>
                  </w:rPr>
                </w:rPrChange>
              </w:rPr>
            </w:pPr>
            <w:r w:rsidRPr="00C42835">
              <w:rPr>
                <w:rFonts w:hint="eastAsia"/>
                <w:color w:val="00B0F0"/>
                <w:szCs w:val="21"/>
                <w:rPrChange w:id="913" w:author="Administrator" w:date="2015-12-01T16:34:00Z">
                  <w:rPr>
                    <w:rFonts w:hint="eastAsia"/>
                    <w:color w:val="00B0F0"/>
                    <w:sz w:val="28"/>
                    <w:szCs w:val="28"/>
                  </w:rPr>
                </w:rPrChange>
              </w:rPr>
              <w:t>8</w:t>
            </w:r>
          </w:p>
        </w:tc>
        <w:tc>
          <w:tcPr>
            <w:tcW w:w="567" w:type="dxa"/>
          </w:tcPr>
          <w:p w:rsidR="00DA55FB" w:rsidRPr="00C42835" w:rsidRDefault="00921428" w:rsidP="00146E30">
            <w:pPr>
              <w:rPr>
                <w:color w:val="00B0F0"/>
                <w:szCs w:val="21"/>
                <w:rPrChange w:id="914" w:author="Administrator" w:date="2015-12-01T16:34:00Z">
                  <w:rPr>
                    <w:color w:val="00B0F0"/>
                    <w:sz w:val="28"/>
                    <w:szCs w:val="28"/>
                  </w:rPr>
                </w:rPrChange>
              </w:rPr>
            </w:pPr>
            <w:r w:rsidRPr="00C42835">
              <w:rPr>
                <w:rFonts w:hint="eastAsia"/>
                <w:color w:val="00B0F0"/>
                <w:szCs w:val="21"/>
                <w:rPrChange w:id="915" w:author="Administrator" w:date="2015-12-01T16:34:00Z">
                  <w:rPr>
                    <w:rFonts w:hint="eastAsia"/>
                    <w:color w:val="00B0F0"/>
                    <w:sz w:val="28"/>
                    <w:szCs w:val="28"/>
                  </w:rPr>
                </w:rPrChange>
              </w:rPr>
              <w:t>9</w:t>
            </w:r>
          </w:p>
        </w:tc>
        <w:tc>
          <w:tcPr>
            <w:tcW w:w="566" w:type="dxa"/>
          </w:tcPr>
          <w:p w:rsidR="00DA55FB" w:rsidRPr="00C42835" w:rsidRDefault="00921428" w:rsidP="00146E30">
            <w:pPr>
              <w:rPr>
                <w:color w:val="00B0F0"/>
                <w:szCs w:val="21"/>
                <w:rPrChange w:id="916" w:author="Administrator" w:date="2015-12-01T16:34:00Z">
                  <w:rPr>
                    <w:color w:val="00B0F0"/>
                    <w:sz w:val="28"/>
                    <w:szCs w:val="28"/>
                  </w:rPr>
                </w:rPrChange>
              </w:rPr>
            </w:pPr>
            <w:r w:rsidRPr="00C42835">
              <w:rPr>
                <w:rFonts w:hint="eastAsia"/>
                <w:color w:val="00B0F0"/>
                <w:szCs w:val="21"/>
                <w:rPrChange w:id="917" w:author="Administrator" w:date="2015-12-01T16:34:00Z">
                  <w:rPr>
                    <w:rFonts w:hint="eastAsia"/>
                    <w:color w:val="00B0F0"/>
                    <w:sz w:val="28"/>
                    <w:szCs w:val="28"/>
                  </w:rPr>
                </w:rPrChange>
              </w:rPr>
              <w:t>A</w:t>
            </w:r>
          </w:p>
        </w:tc>
        <w:tc>
          <w:tcPr>
            <w:tcW w:w="567" w:type="dxa"/>
          </w:tcPr>
          <w:p w:rsidR="00DA55FB" w:rsidRPr="00C42835" w:rsidRDefault="00921428" w:rsidP="00146E30">
            <w:pPr>
              <w:rPr>
                <w:color w:val="00B0F0"/>
                <w:szCs w:val="21"/>
                <w:rPrChange w:id="918" w:author="Administrator" w:date="2015-12-01T16:34:00Z">
                  <w:rPr>
                    <w:color w:val="00B0F0"/>
                    <w:sz w:val="28"/>
                    <w:szCs w:val="28"/>
                  </w:rPr>
                </w:rPrChange>
              </w:rPr>
            </w:pPr>
            <w:r w:rsidRPr="00C42835">
              <w:rPr>
                <w:rFonts w:hint="eastAsia"/>
                <w:color w:val="00B0F0"/>
                <w:szCs w:val="21"/>
                <w:rPrChange w:id="919" w:author="Administrator" w:date="2015-12-01T16:34:00Z">
                  <w:rPr>
                    <w:rFonts w:hint="eastAsia"/>
                    <w:color w:val="00B0F0"/>
                    <w:sz w:val="28"/>
                    <w:szCs w:val="28"/>
                  </w:rPr>
                </w:rPrChange>
              </w:rPr>
              <w:t>B</w:t>
            </w:r>
          </w:p>
        </w:tc>
        <w:tc>
          <w:tcPr>
            <w:tcW w:w="567" w:type="dxa"/>
          </w:tcPr>
          <w:p w:rsidR="00DA55FB" w:rsidRPr="00C42835" w:rsidRDefault="00DA55FB" w:rsidP="00146E30">
            <w:pPr>
              <w:rPr>
                <w:color w:val="FFC000"/>
                <w:szCs w:val="21"/>
                <w:rPrChange w:id="920" w:author="Administrator" w:date="2015-12-01T16:34:00Z">
                  <w:rPr>
                    <w:color w:val="FFC000"/>
                    <w:sz w:val="28"/>
                    <w:szCs w:val="28"/>
                  </w:rPr>
                </w:rPrChange>
              </w:rPr>
            </w:pPr>
            <w:r w:rsidRPr="00C42835">
              <w:rPr>
                <w:rFonts w:hint="eastAsia"/>
                <w:color w:val="FFC000"/>
                <w:szCs w:val="21"/>
                <w:rPrChange w:id="921" w:author="Administrator" w:date="2015-12-01T16:34:00Z">
                  <w:rPr>
                    <w:rFonts w:hint="eastAsia"/>
                    <w:color w:val="FFC000"/>
                    <w:sz w:val="28"/>
                    <w:szCs w:val="28"/>
                  </w:rPr>
                </w:rPrChange>
              </w:rPr>
              <w:t>M</w:t>
            </w:r>
          </w:p>
        </w:tc>
        <w:tc>
          <w:tcPr>
            <w:tcW w:w="1417" w:type="dxa"/>
          </w:tcPr>
          <w:p w:rsidR="00DA55FB" w:rsidRPr="00C42835" w:rsidRDefault="00DA55FB" w:rsidP="00146E30">
            <w:pPr>
              <w:rPr>
                <w:color w:val="C00000"/>
                <w:szCs w:val="21"/>
                <w:rPrChange w:id="922" w:author="Administrator" w:date="2015-12-01T16:34:00Z">
                  <w:rPr>
                    <w:color w:val="C00000"/>
                    <w:sz w:val="28"/>
                    <w:szCs w:val="28"/>
                  </w:rPr>
                </w:rPrChange>
              </w:rPr>
            </w:pPr>
            <w:r w:rsidRPr="00C42835">
              <w:rPr>
                <w:color w:val="0070C0"/>
                <w:szCs w:val="21"/>
                <w:rPrChange w:id="923" w:author="Administrator" w:date="2015-12-01T16:34:00Z">
                  <w:rPr>
                    <w:color w:val="0070C0"/>
                    <w:sz w:val="28"/>
                    <w:szCs w:val="28"/>
                  </w:rPr>
                </w:rPrChange>
              </w:rPr>
              <w:t>C</w:t>
            </w:r>
            <w:r w:rsidRPr="00C42835">
              <w:rPr>
                <w:rFonts w:hint="eastAsia"/>
                <w:color w:val="0070C0"/>
                <w:szCs w:val="21"/>
                <w:rPrChange w:id="924" w:author="Administrator" w:date="2015-12-01T16:34:00Z">
                  <w:rPr>
                    <w:rFonts w:hint="eastAsia"/>
                    <w:color w:val="0070C0"/>
                    <w:sz w:val="28"/>
                    <w:szCs w:val="28"/>
                  </w:rPr>
                </w:rPrChange>
              </w:rPr>
              <w:t>hecksum</w:t>
            </w:r>
          </w:p>
        </w:tc>
      </w:tr>
    </w:tbl>
    <w:p w:rsidR="00DA55FB" w:rsidRPr="00C42835" w:rsidRDefault="00DA55FB" w:rsidP="00DA55FB">
      <w:pPr>
        <w:ind w:left="360"/>
        <w:rPr>
          <w:szCs w:val="21"/>
          <w:rPrChange w:id="925" w:author="Administrator" w:date="2015-12-01T16:34:00Z">
            <w:rPr>
              <w:sz w:val="28"/>
              <w:szCs w:val="28"/>
            </w:rPr>
          </w:rPrChange>
        </w:rPr>
      </w:pPr>
      <w:r w:rsidRPr="00C42835">
        <w:rPr>
          <w:rFonts w:hint="eastAsia"/>
          <w:szCs w:val="21"/>
          <w:rPrChange w:id="926" w:author="Administrator" w:date="2015-12-01T16:34:00Z">
            <w:rPr>
              <w:rFonts w:hint="eastAsia"/>
              <w:sz w:val="28"/>
              <w:szCs w:val="28"/>
            </w:rPr>
          </w:rPrChange>
        </w:rPr>
        <w:t>此包协议是将</w:t>
      </w:r>
      <w:r w:rsidR="00921428" w:rsidRPr="00C42835">
        <w:rPr>
          <w:rFonts w:hint="eastAsia"/>
          <w:szCs w:val="21"/>
          <w:rPrChange w:id="927" w:author="Administrator" w:date="2015-12-01T16:34:00Z">
            <w:rPr>
              <w:rFonts w:hint="eastAsia"/>
              <w:sz w:val="28"/>
              <w:szCs w:val="28"/>
            </w:rPr>
          </w:rPrChange>
        </w:rPr>
        <w:t>病人</w:t>
      </w:r>
      <w:r w:rsidRPr="00C42835">
        <w:rPr>
          <w:rFonts w:hint="eastAsia"/>
          <w:szCs w:val="21"/>
          <w:rPrChange w:id="928" w:author="Administrator" w:date="2015-12-01T16:34:00Z">
            <w:rPr>
              <w:rFonts w:hint="eastAsia"/>
              <w:sz w:val="28"/>
              <w:szCs w:val="28"/>
            </w:rPr>
          </w:rPrChange>
        </w:rPr>
        <w:t>ID:</w:t>
      </w:r>
      <w:ins w:id="929" w:author="Administrator" w:date="2015-11-26T17:50:00Z">
        <w:r w:rsidR="00921428" w:rsidRPr="00C42835">
          <w:rPr>
            <w:rFonts w:hint="eastAsia"/>
            <w:szCs w:val="21"/>
            <w:rPrChange w:id="930" w:author="Administrator" w:date="2015-12-01T16:34:00Z">
              <w:rPr>
                <w:rFonts w:hint="eastAsia"/>
                <w:sz w:val="28"/>
                <w:szCs w:val="28"/>
              </w:rPr>
            </w:rPrChange>
          </w:rPr>
          <w:t xml:space="preserve"> </w:t>
        </w:r>
      </w:ins>
      <w:r w:rsidR="00921428" w:rsidRPr="00C42835">
        <w:rPr>
          <w:rFonts w:hint="eastAsia"/>
          <w:szCs w:val="21"/>
          <w:rPrChange w:id="931" w:author="Administrator" w:date="2015-12-01T16:34:00Z">
            <w:rPr>
              <w:rFonts w:hint="eastAsia"/>
              <w:sz w:val="28"/>
              <w:szCs w:val="28"/>
            </w:rPr>
          </w:rPrChange>
        </w:rPr>
        <w:t>123456789AB</w:t>
      </w:r>
      <w:r w:rsidRPr="00C42835">
        <w:rPr>
          <w:rFonts w:hint="eastAsia"/>
          <w:szCs w:val="21"/>
          <w:rPrChange w:id="932" w:author="Administrator" w:date="2015-12-01T16:34:00Z">
            <w:rPr>
              <w:rFonts w:hint="eastAsia"/>
              <w:sz w:val="28"/>
              <w:szCs w:val="28"/>
            </w:rPr>
          </w:rPrChange>
        </w:rPr>
        <w:t>绑定</w:t>
      </w:r>
      <w:proofErr w:type="gramStart"/>
      <w:r w:rsidRPr="00C42835">
        <w:rPr>
          <w:rFonts w:hint="eastAsia"/>
          <w:szCs w:val="21"/>
          <w:rPrChange w:id="933" w:author="Administrator" w:date="2015-12-01T16:34:00Z">
            <w:rPr>
              <w:rFonts w:hint="eastAsia"/>
              <w:sz w:val="28"/>
              <w:szCs w:val="28"/>
            </w:rPr>
          </w:rPrChange>
        </w:rPr>
        <w:t>至蓝牙</w:t>
      </w:r>
      <w:r w:rsidR="00921428" w:rsidRPr="00C42835">
        <w:rPr>
          <w:rFonts w:hint="eastAsia"/>
          <w:szCs w:val="21"/>
          <w:rPrChange w:id="934" w:author="Administrator" w:date="2015-12-01T16:34:00Z">
            <w:rPr>
              <w:rFonts w:hint="eastAsia"/>
              <w:sz w:val="28"/>
              <w:szCs w:val="28"/>
            </w:rPr>
          </w:rPrChange>
        </w:rPr>
        <w:t>从</w:t>
      </w:r>
      <w:proofErr w:type="gramEnd"/>
      <w:r w:rsidR="00921428" w:rsidRPr="00C42835">
        <w:rPr>
          <w:rFonts w:hint="eastAsia"/>
          <w:szCs w:val="21"/>
          <w:rPrChange w:id="935" w:author="Administrator" w:date="2015-12-01T16:34:00Z">
            <w:rPr>
              <w:rFonts w:hint="eastAsia"/>
              <w:sz w:val="28"/>
              <w:szCs w:val="28"/>
            </w:rPr>
          </w:rPrChange>
        </w:rPr>
        <w:t>机</w:t>
      </w:r>
      <w:r w:rsidRPr="00C42835">
        <w:rPr>
          <w:rFonts w:hint="eastAsia"/>
          <w:szCs w:val="21"/>
          <w:rPrChange w:id="936" w:author="Administrator" w:date="2015-12-01T16:34:00Z">
            <w:rPr>
              <w:rFonts w:hint="eastAsia"/>
              <w:sz w:val="28"/>
              <w:szCs w:val="28"/>
            </w:rPr>
          </w:rPrChange>
        </w:rPr>
        <w:t>上，注意以上是hex发送。</w:t>
      </w:r>
    </w:p>
    <w:p w:rsidR="00DA55FB" w:rsidRPr="00C42835" w:rsidRDefault="00921428" w:rsidP="00DA55FB">
      <w:pPr>
        <w:pStyle w:val="a3"/>
        <w:ind w:left="360" w:firstLineChars="0" w:firstLine="0"/>
        <w:rPr>
          <w:szCs w:val="21"/>
          <w:rPrChange w:id="937" w:author="Administrator" w:date="2015-12-01T16:34:00Z">
            <w:rPr>
              <w:sz w:val="28"/>
              <w:szCs w:val="28"/>
            </w:rPr>
          </w:rPrChange>
        </w:rPr>
      </w:pPr>
      <w:proofErr w:type="gramStart"/>
      <w:r w:rsidRPr="00C42835">
        <w:rPr>
          <w:rFonts w:hint="eastAsia"/>
          <w:szCs w:val="21"/>
          <w:rPrChange w:id="938" w:author="Administrator" w:date="2015-12-01T16:34:00Z">
            <w:rPr>
              <w:rFonts w:hint="eastAsia"/>
              <w:sz w:val="28"/>
              <w:szCs w:val="28"/>
            </w:rPr>
          </w:rPrChange>
        </w:rPr>
        <w:t>蓝牙从</w:t>
      </w:r>
      <w:proofErr w:type="gramEnd"/>
      <w:r w:rsidRPr="00C42835">
        <w:rPr>
          <w:rFonts w:hint="eastAsia"/>
          <w:szCs w:val="21"/>
          <w:rPrChange w:id="939" w:author="Administrator" w:date="2015-12-01T16:34:00Z">
            <w:rPr>
              <w:rFonts w:hint="eastAsia"/>
              <w:sz w:val="28"/>
              <w:szCs w:val="28"/>
            </w:rPr>
          </w:rPrChange>
        </w:rPr>
        <w:t>机</w:t>
      </w:r>
      <w:r w:rsidR="00DA55FB" w:rsidRPr="00C42835">
        <w:rPr>
          <w:rFonts w:hint="eastAsia"/>
          <w:szCs w:val="21"/>
          <w:rPrChange w:id="940" w:author="Administrator" w:date="2015-12-01T16:34:00Z">
            <w:rPr>
              <w:rFonts w:hint="eastAsia"/>
              <w:sz w:val="28"/>
              <w:szCs w:val="28"/>
            </w:rPr>
          </w:rPrChange>
        </w:rPr>
        <w:t>设备判断：如果</w:t>
      </w:r>
      <w:r w:rsidRPr="00C42835">
        <w:rPr>
          <w:rFonts w:hint="eastAsia"/>
          <w:szCs w:val="21"/>
          <w:rPrChange w:id="941" w:author="Administrator" w:date="2015-12-01T16:34:00Z">
            <w:rPr>
              <w:rFonts w:hint="eastAsia"/>
              <w:sz w:val="28"/>
              <w:szCs w:val="28"/>
            </w:rPr>
          </w:rPrChange>
        </w:rPr>
        <w:t>从机</w:t>
      </w:r>
      <w:r w:rsidR="00DA55FB" w:rsidRPr="00C42835">
        <w:rPr>
          <w:rFonts w:hint="eastAsia"/>
          <w:szCs w:val="21"/>
          <w:rPrChange w:id="942" w:author="Administrator" w:date="2015-12-01T16:34:00Z">
            <w:rPr>
              <w:rFonts w:hint="eastAsia"/>
              <w:sz w:val="28"/>
              <w:szCs w:val="28"/>
            </w:rPr>
          </w:rPrChange>
        </w:rPr>
        <w:t>之前没有被绑定过，则回复“</w:t>
      </w:r>
      <w:r w:rsidR="00DA55FB" w:rsidRPr="00C42835">
        <w:rPr>
          <w:rFonts w:hint="eastAsia"/>
          <w:szCs w:val="21"/>
          <w:highlight w:val="yellow"/>
          <w:rPrChange w:id="943" w:author="Administrator" w:date="2015-12-01T16:34:00Z">
            <w:rPr>
              <w:rFonts w:hint="eastAsia"/>
              <w:sz w:val="28"/>
              <w:szCs w:val="28"/>
              <w:highlight w:val="yellow"/>
            </w:rPr>
          </w:rPrChange>
        </w:rPr>
        <w:t>绑定成功</w:t>
      </w:r>
      <w:r w:rsidR="00DA55FB" w:rsidRPr="00C42835">
        <w:rPr>
          <w:rFonts w:hint="eastAsia"/>
          <w:szCs w:val="21"/>
          <w:rPrChange w:id="944" w:author="Administrator" w:date="2015-12-01T16:34:00Z">
            <w:rPr>
              <w:rFonts w:hint="eastAsia"/>
              <w:sz w:val="28"/>
              <w:szCs w:val="28"/>
            </w:rPr>
          </w:rPrChange>
        </w:rPr>
        <w:t>”，否则回复“</w:t>
      </w:r>
      <w:r w:rsidR="00DA55FB" w:rsidRPr="00C42835">
        <w:rPr>
          <w:rFonts w:hint="eastAsia"/>
          <w:szCs w:val="21"/>
          <w:highlight w:val="yellow"/>
          <w:rPrChange w:id="945" w:author="Administrator" w:date="2015-12-01T16:34:00Z">
            <w:rPr>
              <w:rFonts w:hint="eastAsia"/>
              <w:sz w:val="28"/>
              <w:szCs w:val="28"/>
              <w:highlight w:val="yellow"/>
            </w:rPr>
          </w:rPrChange>
        </w:rPr>
        <w:t>绑定失败</w:t>
      </w:r>
      <w:r w:rsidR="00DA55FB" w:rsidRPr="00C42835">
        <w:rPr>
          <w:rFonts w:hint="eastAsia"/>
          <w:szCs w:val="21"/>
          <w:rPrChange w:id="946" w:author="Administrator" w:date="2015-12-01T16:34:00Z">
            <w:rPr>
              <w:rFonts w:hint="eastAsia"/>
              <w:sz w:val="28"/>
              <w:szCs w:val="28"/>
            </w:rPr>
          </w:rPrChange>
        </w:rPr>
        <w:t>”。</w:t>
      </w:r>
      <w:r w:rsidRPr="00C42835">
        <w:rPr>
          <w:rFonts w:hint="eastAsia"/>
          <w:szCs w:val="21"/>
          <w:rPrChange w:id="947" w:author="Administrator" w:date="2015-12-01T16:34:00Z">
            <w:rPr>
              <w:rFonts w:hint="eastAsia"/>
              <w:sz w:val="28"/>
              <w:szCs w:val="28"/>
            </w:rPr>
          </w:rPrChange>
        </w:rPr>
        <w:t>回复的信息一直传回到PAD上。</w:t>
      </w:r>
    </w:p>
    <w:p w:rsidR="00DA55FB" w:rsidRPr="00C42835" w:rsidRDefault="00DA55FB" w:rsidP="00DA55FB">
      <w:pPr>
        <w:pStyle w:val="a3"/>
        <w:ind w:left="360" w:firstLineChars="0" w:firstLine="0"/>
        <w:rPr>
          <w:szCs w:val="21"/>
          <w:rPrChange w:id="948" w:author="Administrator" w:date="2015-12-01T16:35:00Z">
            <w:rPr>
              <w:sz w:val="28"/>
              <w:szCs w:val="28"/>
            </w:rPr>
          </w:rPrChange>
        </w:rPr>
      </w:pPr>
      <w:r w:rsidRPr="00C42835">
        <w:rPr>
          <w:rFonts w:hint="eastAsia"/>
          <w:szCs w:val="21"/>
          <w:highlight w:val="yellow"/>
          <w:rPrChange w:id="949" w:author="Administrator" w:date="2015-12-01T16:35:00Z">
            <w:rPr>
              <w:rFonts w:hint="eastAsia"/>
              <w:sz w:val="28"/>
              <w:szCs w:val="28"/>
              <w:highlight w:val="yellow"/>
            </w:rPr>
          </w:rPrChange>
        </w:rPr>
        <w:t>绑定成功</w:t>
      </w:r>
      <w:proofErr w:type="spellStart"/>
      <w:r w:rsidRPr="00C42835">
        <w:rPr>
          <w:rFonts w:hint="eastAsia"/>
          <w:szCs w:val="21"/>
          <w:rPrChange w:id="950" w:author="Administrator" w:date="2015-12-01T16:35:00Z">
            <w:rPr>
              <w:rFonts w:hint="eastAsia"/>
              <w:sz w:val="28"/>
              <w:szCs w:val="28"/>
            </w:rPr>
          </w:rPrChange>
        </w:rPr>
        <w:t>Respont</w:t>
      </w:r>
      <w:proofErr w:type="spellEnd"/>
      <w:r w:rsidRPr="00C42835">
        <w:rPr>
          <w:rFonts w:hint="eastAsia"/>
          <w:szCs w:val="21"/>
          <w:rPrChange w:id="951" w:author="Administrator" w:date="2015-12-01T16:35:00Z">
            <w:rPr>
              <w:rFonts w:hint="eastAsia"/>
              <w:sz w:val="28"/>
              <w:szCs w:val="28"/>
            </w:rPr>
          </w:rPrChange>
        </w:rPr>
        <w:t>回传：</w:t>
      </w:r>
    </w:p>
    <w:tbl>
      <w:tblPr>
        <w:tblStyle w:val="a7"/>
        <w:tblW w:w="11442" w:type="dxa"/>
        <w:tblInd w:w="-1324" w:type="dxa"/>
        <w:tblLayout w:type="fixed"/>
        <w:tblLook w:val="04A0" w:firstRow="1" w:lastRow="0" w:firstColumn="1" w:lastColumn="0" w:noHBand="0" w:noVBand="1"/>
      </w:tblPr>
      <w:tblGrid>
        <w:gridCol w:w="501"/>
        <w:gridCol w:w="504"/>
        <w:gridCol w:w="508"/>
        <w:gridCol w:w="684"/>
        <w:gridCol w:w="566"/>
        <w:gridCol w:w="512"/>
        <w:gridCol w:w="512"/>
        <w:gridCol w:w="567"/>
        <w:gridCol w:w="567"/>
        <w:gridCol w:w="567"/>
        <w:gridCol w:w="567"/>
        <w:gridCol w:w="567"/>
        <w:gridCol w:w="567"/>
        <w:gridCol w:w="567"/>
        <w:gridCol w:w="567"/>
        <w:gridCol w:w="567"/>
        <w:gridCol w:w="567"/>
        <w:gridCol w:w="567"/>
        <w:gridCol w:w="567"/>
        <w:gridCol w:w="851"/>
      </w:tblGrid>
      <w:tr w:rsidR="00DA55FB" w:rsidRPr="00C42835" w:rsidTr="00146E30">
        <w:tc>
          <w:tcPr>
            <w:tcW w:w="501" w:type="dxa"/>
          </w:tcPr>
          <w:p w:rsidR="00DA55FB" w:rsidRPr="00C42835" w:rsidRDefault="00DA55FB" w:rsidP="00146E30">
            <w:pPr>
              <w:rPr>
                <w:color w:val="C00000"/>
                <w:szCs w:val="21"/>
                <w:rPrChange w:id="952" w:author="Administrator" w:date="2015-12-01T16:35:00Z">
                  <w:rPr>
                    <w:color w:val="C00000"/>
                    <w:sz w:val="28"/>
                    <w:szCs w:val="28"/>
                  </w:rPr>
                </w:rPrChange>
              </w:rPr>
            </w:pPr>
            <w:r w:rsidRPr="00C42835">
              <w:rPr>
                <w:rFonts w:hint="eastAsia"/>
                <w:color w:val="C00000"/>
                <w:szCs w:val="21"/>
                <w:rPrChange w:id="953" w:author="Administrator" w:date="2015-12-01T16:35:00Z">
                  <w:rPr>
                    <w:rFonts w:hint="eastAsia"/>
                    <w:color w:val="C00000"/>
                    <w:sz w:val="28"/>
                    <w:szCs w:val="28"/>
                  </w:rPr>
                </w:rPrChange>
              </w:rPr>
              <w:t>48</w:t>
            </w:r>
          </w:p>
        </w:tc>
        <w:tc>
          <w:tcPr>
            <w:tcW w:w="504" w:type="dxa"/>
          </w:tcPr>
          <w:p w:rsidR="00DA55FB" w:rsidRPr="00C42835" w:rsidRDefault="00DA55FB" w:rsidP="00146E30">
            <w:pPr>
              <w:rPr>
                <w:color w:val="C00000"/>
                <w:szCs w:val="21"/>
                <w:rPrChange w:id="954" w:author="Administrator" w:date="2015-12-01T16:35:00Z">
                  <w:rPr>
                    <w:color w:val="C00000"/>
                    <w:sz w:val="28"/>
                    <w:szCs w:val="28"/>
                  </w:rPr>
                </w:rPrChange>
              </w:rPr>
            </w:pPr>
            <w:r w:rsidRPr="00C42835">
              <w:rPr>
                <w:rFonts w:hint="eastAsia"/>
                <w:color w:val="C00000"/>
                <w:szCs w:val="21"/>
                <w:rPrChange w:id="955" w:author="Administrator" w:date="2015-12-01T16:35:00Z">
                  <w:rPr>
                    <w:rFonts w:hint="eastAsia"/>
                    <w:color w:val="C00000"/>
                    <w:sz w:val="28"/>
                    <w:szCs w:val="28"/>
                  </w:rPr>
                </w:rPrChange>
              </w:rPr>
              <w:t>59</w:t>
            </w:r>
          </w:p>
        </w:tc>
        <w:tc>
          <w:tcPr>
            <w:tcW w:w="508" w:type="dxa"/>
          </w:tcPr>
          <w:p w:rsidR="00DA55FB" w:rsidRPr="00C42835" w:rsidRDefault="00DA55FB" w:rsidP="00146E30">
            <w:pPr>
              <w:rPr>
                <w:color w:val="C00000"/>
                <w:szCs w:val="21"/>
                <w:rPrChange w:id="956" w:author="Administrator" w:date="2015-12-01T16:35:00Z">
                  <w:rPr>
                    <w:color w:val="C00000"/>
                    <w:sz w:val="28"/>
                    <w:szCs w:val="28"/>
                  </w:rPr>
                </w:rPrChange>
              </w:rPr>
            </w:pPr>
            <w:r w:rsidRPr="00C42835">
              <w:rPr>
                <w:rFonts w:hint="eastAsia"/>
                <w:color w:val="C00000"/>
                <w:szCs w:val="21"/>
                <w:rPrChange w:id="957" w:author="Administrator" w:date="2015-12-01T16:35:00Z">
                  <w:rPr>
                    <w:rFonts w:hint="eastAsia"/>
                    <w:color w:val="C00000"/>
                    <w:sz w:val="28"/>
                    <w:szCs w:val="28"/>
                  </w:rPr>
                </w:rPrChange>
              </w:rPr>
              <w:t>3E</w:t>
            </w:r>
          </w:p>
        </w:tc>
        <w:tc>
          <w:tcPr>
            <w:tcW w:w="684" w:type="dxa"/>
          </w:tcPr>
          <w:p w:rsidR="00DA55FB" w:rsidRPr="00C42835" w:rsidRDefault="00DA55FB" w:rsidP="00146E30">
            <w:pPr>
              <w:rPr>
                <w:color w:val="C00000"/>
                <w:szCs w:val="21"/>
                <w:rPrChange w:id="958" w:author="Administrator" w:date="2015-12-01T16:35:00Z">
                  <w:rPr>
                    <w:color w:val="C00000"/>
                    <w:sz w:val="28"/>
                    <w:szCs w:val="28"/>
                  </w:rPr>
                </w:rPrChange>
              </w:rPr>
            </w:pPr>
            <w:r w:rsidRPr="00C42835">
              <w:rPr>
                <w:rFonts w:hint="eastAsia"/>
                <w:color w:val="FF0000"/>
                <w:szCs w:val="21"/>
                <w:rPrChange w:id="959" w:author="Administrator" w:date="2015-12-01T16:35:00Z">
                  <w:rPr>
                    <w:rFonts w:hint="eastAsia"/>
                    <w:color w:val="FF0000"/>
                    <w:sz w:val="28"/>
                    <w:szCs w:val="28"/>
                  </w:rPr>
                </w:rPrChange>
              </w:rPr>
              <w:t>10</w:t>
            </w:r>
          </w:p>
        </w:tc>
        <w:tc>
          <w:tcPr>
            <w:tcW w:w="566" w:type="dxa"/>
          </w:tcPr>
          <w:p w:rsidR="00DA55FB" w:rsidRPr="00C42835" w:rsidRDefault="00DA55FB" w:rsidP="00146E30">
            <w:pPr>
              <w:rPr>
                <w:color w:val="FFC000"/>
                <w:szCs w:val="21"/>
                <w:rPrChange w:id="960" w:author="Administrator" w:date="2015-12-01T16:35:00Z">
                  <w:rPr>
                    <w:color w:val="FFC000"/>
                    <w:sz w:val="28"/>
                    <w:szCs w:val="28"/>
                  </w:rPr>
                </w:rPrChange>
              </w:rPr>
            </w:pPr>
            <w:r w:rsidRPr="00C42835">
              <w:rPr>
                <w:rFonts w:hint="eastAsia"/>
                <w:color w:val="FFC000"/>
                <w:szCs w:val="21"/>
                <w:rPrChange w:id="961" w:author="Administrator" w:date="2015-12-01T16:35:00Z">
                  <w:rPr>
                    <w:rFonts w:hint="eastAsia"/>
                    <w:color w:val="FFC000"/>
                    <w:sz w:val="28"/>
                    <w:szCs w:val="28"/>
                  </w:rPr>
                </w:rPrChange>
              </w:rPr>
              <w:t>AA</w:t>
            </w:r>
          </w:p>
        </w:tc>
        <w:tc>
          <w:tcPr>
            <w:tcW w:w="512" w:type="dxa"/>
          </w:tcPr>
          <w:p w:rsidR="00DA55FB" w:rsidRPr="00C42835" w:rsidRDefault="00DA55FB" w:rsidP="00146E30">
            <w:pPr>
              <w:rPr>
                <w:color w:val="A5A5A5" w:themeColor="accent3"/>
                <w:szCs w:val="21"/>
                <w:rPrChange w:id="962" w:author="Administrator" w:date="2015-12-01T16:35:00Z">
                  <w:rPr>
                    <w:color w:val="A5A5A5" w:themeColor="accent3"/>
                    <w:sz w:val="28"/>
                    <w:szCs w:val="28"/>
                  </w:rPr>
                </w:rPrChange>
              </w:rPr>
            </w:pPr>
            <w:r w:rsidRPr="00C42835">
              <w:rPr>
                <w:rFonts w:hint="eastAsia"/>
                <w:color w:val="A5A5A5" w:themeColor="accent3"/>
                <w:szCs w:val="21"/>
                <w:rPrChange w:id="963" w:author="Administrator" w:date="2015-12-01T16:35:00Z">
                  <w:rPr>
                    <w:rFonts w:hint="eastAsia"/>
                    <w:color w:val="A5A5A5" w:themeColor="accent3"/>
                    <w:sz w:val="28"/>
                    <w:szCs w:val="28"/>
                  </w:rPr>
                </w:rPrChange>
              </w:rPr>
              <w:t>59</w:t>
            </w:r>
          </w:p>
        </w:tc>
        <w:tc>
          <w:tcPr>
            <w:tcW w:w="512" w:type="dxa"/>
          </w:tcPr>
          <w:p w:rsidR="00DA55FB" w:rsidRPr="00C42835" w:rsidRDefault="00DA55FB" w:rsidP="00146E30">
            <w:pPr>
              <w:rPr>
                <w:color w:val="A5A5A5" w:themeColor="accent3"/>
                <w:szCs w:val="21"/>
                <w:rPrChange w:id="964" w:author="Administrator" w:date="2015-12-01T16:35:00Z">
                  <w:rPr>
                    <w:color w:val="A5A5A5" w:themeColor="accent3"/>
                    <w:sz w:val="28"/>
                    <w:szCs w:val="28"/>
                  </w:rPr>
                </w:rPrChange>
              </w:rPr>
            </w:pPr>
            <w:r w:rsidRPr="00C42835">
              <w:rPr>
                <w:rFonts w:hint="eastAsia"/>
                <w:color w:val="A5A5A5" w:themeColor="accent3"/>
                <w:szCs w:val="21"/>
                <w:rPrChange w:id="965" w:author="Administrator" w:date="2015-12-01T16:35:00Z">
                  <w:rPr>
                    <w:rFonts w:hint="eastAsia"/>
                    <w:color w:val="A5A5A5" w:themeColor="accent3"/>
                    <w:sz w:val="28"/>
                    <w:szCs w:val="28"/>
                  </w:rPr>
                </w:rPrChange>
              </w:rPr>
              <w:t>30</w:t>
            </w:r>
          </w:p>
        </w:tc>
        <w:tc>
          <w:tcPr>
            <w:tcW w:w="567" w:type="dxa"/>
          </w:tcPr>
          <w:p w:rsidR="00DA55FB" w:rsidRPr="00C42835" w:rsidRDefault="00DA55FB" w:rsidP="00146E30">
            <w:pPr>
              <w:rPr>
                <w:color w:val="A5A5A5" w:themeColor="accent3"/>
                <w:szCs w:val="21"/>
                <w:rPrChange w:id="966" w:author="Administrator" w:date="2015-12-01T16:35:00Z">
                  <w:rPr>
                    <w:color w:val="A5A5A5" w:themeColor="accent3"/>
                    <w:sz w:val="28"/>
                    <w:szCs w:val="28"/>
                  </w:rPr>
                </w:rPrChange>
              </w:rPr>
            </w:pPr>
            <w:r w:rsidRPr="00C42835">
              <w:rPr>
                <w:rFonts w:hint="eastAsia"/>
                <w:color w:val="A5A5A5" w:themeColor="accent3"/>
                <w:szCs w:val="21"/>
                <w:rPrChange w:id="967" w:author="Administrator" w:date="2015-12-01T16:35:00Z">
                  <w:rPr>
                    <w:rFonts w:hint="eastAsia"/>
                    <w:color w:val="A5A5A5" w:themeColor="accent3"/>
                    <w:sz w:val="28"/>
                    <w:szCs w:val="28"/>
                  </w:rPr>
                </w:rPrChange>
              </w:rPr>
              <w:t>30</w:t>
            </w:r>
          </w:p>
        </w:tc>
        <w:tc>
          <w:tcPr>
            <w:tcW w:w="567" w:type="dxa"/>
          </w:tcPr>
          <w:p w:rsidR="00DA55FB" w:rsidRPr="00C42835" w:rsidRDefault="00DA55FB" w:rsidP="00146E30">
            <w:pPr>
              <w:rPr>
                <w:color w:val="A5A5A5" w:themeColor="accent3"/>
                <w:szCs w:val="21"/>
                <w:rPrChange w:id="968" w:author="Administrator" w:date="2015-12-01T16:35:00Z">
                  <w:rPr>
                    <w:color w:val="A5A5A5" w:themeColor="accent3"/>
                    <w:sz w:val="28"/>
                    <w:szCs w:val="28"/>
                  </w:rPr>
                </w:rPrChange>
              </w:rPr>
            </w:pPr>
            <w:r w:rsidRPr="00C42835">
              <w:rPr>
                <w:rFonts w:hint="eastAsia"/>
                <w:color w:val="A5A5A5" w:themeColor="accent3"/>
                <w:szCs w:val="21"/>
                <w:rPrChange w:id="969" w:author="Administrator" w:date="2015-12-01T16:35:00Z">
                  <w:rPr>
                    <w:rFonts w:hint="eastAsia"/>
                    <w:color w:val="A5A5A5" w:themeColor="accent3"/>
                    <w:sz w:val="28"/>
                    <w:szCs w:val="28"/>
                  </w:rPr>
                </w:rPrChange>
              </w:rPr>
              <w:t>31</w:t>
            </w:r>
          </w:p>
        </w:tc>
        <w:tc>
          <w:tcPr>
            <w:tcW w:w="567" w:type="dxa"/>
          </w:tcPr>
          <w:p w:rsidR="00DA55FB" w:rsidRPr="00C42835" w:rsidRDefault="00DA55FB" w:rsidP="00146E30">
            <w:pPr>
              <w:rPr>
                <w:color w:val="A5A5A5" w:themeColor="accent3"/>
                <w:szCs w:val="21"/>
                <w:rPrChange w:id="970" w:author="Administrator" w:date="2015-12-01T16:35:00Z">
                  <w:rPr>
                    <w:color w:val="A5A5A5" w:themeColor="accent3"/>
                    <w:sz w:val="28"/>
                    <w:szCs w:val="28"/>
                  </w:rPr>
                </w:rPrChange>
              </w:rPr>
            </w:pPr>
            <w:r w:rsidRPr="00C42835">
              <w:rPr>
                <w:rFonts w:hint="eastAsia"/>
                <w:color w:val="A5A5A5" w:themeColor="accent3"/>
                <w:szCs w:val="21"/>
                <w:rPrChange w:id="971" w:author="Administrator" w:date="2015-12-01T16:35:00Z">
                  <w:rPr>
                    <w:rFonts w:hint="eastAsia"/>
                    <w:color w:val="A5A5A5" w:themeColor="accent3"/>
                    <w:sz w:val="28"/>
                    <w:szCs w:val="28"/>
                  </w:rPr>
                </w:rPrChange>
              </w:rPr>
              <w:t>31</w:t>
            </w:r>
          </w:p>
        </w:tc>
        <w:tc>
          <w:tcPr>
            <w:tcW w:w="567" w:type="dxa"/>
          </w:tcPr>
          <w:p w:rsidR="00DA55FB" w:rsidRPr="00C42835" w:rsidRDefault="00DA55FB" w:rsidP="00146E30">
            <w:pPr>
              <w:rPr>
                <w:color w:val="A5A5A5" w:themeColor="accent3"/>
                <w:szCs w:val="21"/>
                <w:rPrChange w:id="972" w:author="Administrator" w:date="2015-12-01T16:35:00Z">
                  <w:rPr>
                    <w:color w:val="A5A5A5" w:themeColor="accent3"/>
                    <w:sz w:val="28"/>
                    <w:szCs w:val="28"/>
                  </w:rPr>
                </w:rPrChange>
              </w:rPr>
            </w:pPr>
            <w:r w:rsidRPr="00C42835">
              <w:rPr>
                <w:rFonts w:hint="eastAsia"/>
                <w:color w:val="A5A5A5" w:themeColor="accent3"/>
                <w:szCs w:val="21"/>
                <w:rPrChange w:id="973" w:author="Administrator" w:date="2015-12-01T16:35:00Z">
                  <w:rPr>
                    <w:rFonts w:hint="eastAsia"/>
                    <w:color w:val="A5A5A5" w:themeColor="accent3"/>
                    <w:sz w:val="28"/>
                    <w:szCs w:val="28"/>
                  </w:rPr>
                </w:rPrChange>
              </w:rPr>
              <w:t>32</w:t>
            </w:r>
          </w:p>
        </w:tc>
        <w:tc>
          <w:tcPr>
            <w:tcW w:w="567" w:type="dxa"/>
          </w:tcPr>
          <w:p w:rsidR="00DA55FB" w:rsidRPr="00C42835" w:rsidRDefault="00DA55FB" w:rsidP="00146E30">
            <w:pPr>
              <w:rPr>
                <w:color w:val="A5A5A5" w:themeColor="accent3"/>
                <w:szCs w:val="21"/>
                <w:rPrChange w:id="974" w:author="Administrator" w:date="2015-12-01T16:35:00Z">
                  <w:rPr>
                    <w:color w:val="A5A5A5" w:themeColor="accent3"/>
                    <w:sz w:val="28"/>
                    <w:szCs w:val="28"/>
                  </w:rPr>
                </w:rPrChange>
              </w:rPr>
            </w:pPr>
            <w:r w:rsidRPr="00C42835">
              <w:rPr>
                <w:rFonts w:hint="eastAsia"/>
                <w:color w:val="A5A5A5" w:themeColor="accent3"/>
                <w:szCs w:val="21"/>
                <w:rPrChange w:id="975" w:author="Administrator" w:date="2015-12-01T16:35:00Z">
                  <w:rPr>
                    <w:rFonts w:hint="eastAsia"/>
                    <w:color w:val="A5A5A5" w:themeColor="accent3"/>
                    <w:sz w:val="28"/>
                    <w:szCs w:val="28"/>
                  </w:rPr>
                </w:rPrChange>
              </w:rPr>
              <w:t>32</w:t>
            </w:r>
          </w:p>
        </w:tc>
        <w:tc>
          <w:tcPr>
            <w:tcW w:w="567" w:type="dxa"/>
          </w:tcPr>
          <w:p w:rsidR="00DA55FB" w:rsidRPr="00C42835" w:rsidRDefault="00DA55FB" w:rsidP="00146E30">
            <w:pPr>
              <w:rPr>
                <w:color w:val="A5A5A5" w:themeColor="accent3"/>
                <w:szCs w:val="21"/>
                <w:rPrChange w:id="976" w:author="Administrator" w:date="2015-12-01T16:35:00Z">
                  <w:rPr>
                    <w:color w:val="A5A5A5" w:themeColor="accent3"/>
                    <w:sz w:val="28"/>
                    <w:szCs w:val="28"/>
                  </w:rPr>
                </w:rPrChange>
              </w:rPr>
            </w:pPr>
            <w:r w:rsidRPr="00C42835">
              <w:rPr>
                <w:rFonts w:hint="eastAsia"/>
                <w:color w:val="A5A5A5" w:themeColor="accent3"/>
                <w:szCs w:val="21"/>
                <w:rPrChange w:id="977" w:author="Administrator" w:date="2015-12-01T16:35:00Z">
                  <w:rPr>
                    <w:rFonts w:hint="eastAsia"/>
                    <w:color w:val="A5A5A5" w:themeColor="accent3"/>
                    <w:sz w:val="28"/>
                    <w:szCs w:val="28"/>
                  </w:rPr>
                </w:rPrChange>
              </w:rPr>
              <w:t>33</w:t>
            </w:r>
          </w:p>
        </w:tc>
        <w:tc>
          <w:tcPr>
            <w:tcW w:w="567" w:type="dxa"/>
          </w:tcPr>
          <w:p w:rsidR="00DA55FB" w:rsidRPr="00C42835" w:rsidRDefault="00DA55FB" w:rsidP="00146E30">
            <w:pPr>
              <w:rPr>
                <w:color w:val="A5A5A5" w:themeColor="accent3"/>
                <w:szCs w:val="21"/>
                <w:rPrChange w:id="978" w:author="Administrator" w:date="2015-12-01T16:35:00Z">
                  <w:rPr>
                    <w:color w:val="A5A5A5" w:themeColor="accent3"/>
                    <w:sz w:val="28"/>
                    <w:szCs w:val="28"/>
                  </w:rPr>
                </w:rPrChange>
              </w:rPr>
            </w:pPr>
            <w:r w:rsidRPr="00C42835">
              <w:rPr>
                <w:rFonts w:hint="eastAsia"/>
                <w:color w:val="A5A5A5" w:themeColor="accent3"/>
                <w:szCs w:val="21"/>
                <w:rPrChange w:id="979" w:author="Administrator" w:date="2015-12-01T16:35:00Z">
                  <w:rPr>
                    <w:rFonts w:hint="eastAsia"/>
                    <w:color w:val="A5A5A5" w:themeColor="accent3"/>
                    <w:sz w:val="28"/>
                    <w:szCs w:val="28"/>
                  </w:rPr>
                </w:rPrChange>
              </w:rPr>
              <w:t>33</w:t>
            </w:r>
          </w:p>
        </w:tc>
        <w:tc>
          <w:tcPr>
            <w:tcW w:w="567" w:type="dxa"/>
          </w:tcPr>
          <w:p w:rsidR="00DA55FB" w:rsidRPr="00C42835" w:rsidRDefault="00DA55FB" w:rsidP="00146E30">
            <w:pPr>
              <w:rPr>
                <w:color w:val="A5A5A5" w:themeColor="accent3"/>
                <w:szCs w:val="21"/>
                <w:rPrChange w:id="980" w:author="Administrator" w:date="2015-12-01T16:35:00Z">
                  <w:rPr>
                    <w:color w:val="A5A5A5" w:themeColor="accent3"/>
                    <w:sz w:val="28"/>
                    <w:szCs w:val="28"/>
                  </w:rPr>
                </w:rPrChange>
              </w:rPr>
            </w:pPr>
            <w:r w:rsidRPr="00C42835">
              <w:rPr>
                <w:rFonts w:hint="eastAsia"/>
                <w:color w:val="A5A5A5" w:themeColor="accent3"/>
                <w:szCs w:val="21"/>
                <w:rPrChange w:id="981" w:author="Administrator" w:date="2015-12-01T16:35:00Z">
                  <w:rPr>
                    <w:rFonts w:hint="eastAsia"/>
                    <w:color w:val="A5A5A5" w:themeColor="accent3"/>
                    <w:sz w:val="28"/>
                    <w:szCs w:val="28"/>
                  </w:rPr>
                </w:rPrChange>
              </w:rPr>
              <w:t>41</w:t>
            </w:r>
          </w:p>
        </w:tc>
        <w:tc>
          <w:tcPr>
            <w:tcW w:w="567" w:type="dxa"/>
          </w:tcPr>
          <w:p w:rsidR="00DA55FB" w:rsidRPr="00C42835" w:rsidRDefault="00DA55FB" w:rsidP="00146E30">
            <w:pPr>
              <w:rPr>
                <w:color w:val="A5A5A5" w:themeColor="accent3"/>
                <w:szCs w:val="21"/>
                <w:rPrChange w:id="982" w:author="Administrator" w:date="2015-12-01T16:35:00Z">
                  <w:rPr>
                    <w:color w:val="A5A5A5" w:themeColor="accent3"/>
                    <w:sz w:val="28"/>
                    <w:szCs w:val="28"/>
                  </w:rPr>
                </w:rPrChange>
              </w:rPr>
            </w:pPr>
            <w:r w:rsidRPr="00C42835">
              <w:rPr>
                <w:rFonts w:hint="eastAsia"/>
                <w:color w:val="A5A5A5" w:themeColor="accent3"/>
                <w:szCs w:val="21"/>
                <w:rPrChange w:id="983" w:author="Administrator" w:date="2015-12-01T16:35:00Z">
                  <w:rPr>
                    <w:rFonts w:hint="eastAsia"/>
                    <w:color w:val="A5A5A5" w:themeColor="accent3"/>
                    <w:sz w:val="28"/>
                    <w:szCs w:val="28"/>
                  </w:rPr>
                </w:rPrChange>
              </w:rPr>
              <w:t>41</w:t>
            </w:r>
          </w:p>
        </w:tc>
        <w:tc>
          <w:tcPr>
            <w:tcW w:w="567" w:type="dxa"/>
          </w:tcPr>
          <w:p w:rsidR="00DA55FB" w:rsidRPr="00C42835" w:rsidRDefault="00DA55FB" w:rsidP="00146E30">
            <w:pPr>
              <w:rPr>
                <w:color w:val="A5A5A5" w:themeColor="accent3"/>
                <w:szCs w:val="21"/>
                <w:rPrChange w:id="984" w:author="Administrator" w:date="2015-12-01T16:35:00Z">
                  <w:rPr>
                    <w:color w:val="A5A5A5" w:themeColor="accent3"/>
                    <w:sz w:val="28"/>
                    <w:szCs w:val="28"/>
                  </w:rPr>
                </w:rPrChange>
              </w:rPr>
            </w:pPr>
            <w:r w:rsidRPr="00C42835">
              <w:rPr>
                <w:rFonts w:hint="eastAsia"/>
                <w:color w:val="A5A5A5" w:themeColor="accent3"/>
                <w:szCs w:val="21"/>
                <w:rPrChange w:id="985" w:author="Administrator" w:date="2015-12-01T16:35:00Z">
                  <w:rPr>
                    <w:rFonts w:hint="eastAsia"/>
                    <w:color w:val="A5A5A5" w:themeColor="accent3"/>
                    <w:sz w:val="28"/>
                    <w:szCs w:val="28"/>
                  </w:rPr>
                </w:rPrChange>
              </w:rPr>
              <w:t>42</w:t>
            </w:r>
          </w:p>
        </w:tc>
        <w:tc>
          <w:tcPr>
            <w:tcW w:w="567" w:type="dxa"/>
          </w:tcPr>
          <w:p w:rsidR="00DA55FB" w:rsidRPr="00C42835" w:rsidRDefault="00DA55FB" w:rsidP="00146E30">
            <w:pPr>
              <w:rPr>
                <w:color w:val="A5A5A5" w:themeColor="accent3"/>
                <w:szCs w:val="21"/>
                <w:rPrChange w:id="986" w:author="Administrator" w:date="2015-12-01T16:35:00Z">
                  <w:rPr>
                    <w:color w:val="A5A5A5" w:themeColor="accent3"/>
                    <w:sz w:val="28"/>
                    <w:szCs w:val="28"/>
                  </w:rPr>
                </w:rPrChange>
              </w:rPr>
            </w:pPr>
            <w:r w:rsidRPr="00C42835">
              <w:rPr>
                <w:rFonts w:hint="eastAsia"/>
                <w:color w:val="A5A5A5" w:themeColor="accent3"/>
                <w:szCs w:val="21"/>
                <w:rPrChange w:id="987" w:author="Administrator" w:date="2015-12-01T16:35:00Z">
                  <w:rPr>
                    <w:rFonts w:hint="eastAsia"/>
                    <w:color w:val="A5A5A5" w:themeColor="accent3"/>
                    <w:sz w:val="28"/>
                    <w:szCs w:val="28"/>
                  </w:rPr>
                </w:rPrChange>
              </w:rPr>
              <w:t>42</w:t>
            </w:r>
          </w:p>
        </w:tc>
        <w:tc>
          <w:tcPr>
            <w:tcW w:w="567" w:type="dxa"/>
          </w:tcPr>
          <w:p w:rsidR="00DA55FB" w:rsidRPr="00C42835" w:rsidRDefault="00DA55FB" w:rsidP="00146E30">
            <w:pPr>
              <w:rPr>
                <w:color w:val="FFC000"/>
                <w:szCs w:val="21"/>
                <w:rPrChange w:id="988" w:author="Administrator" w:date="2015-12-01T16:35:00Z">
                  <w:rPr>
                    <w:color w:val="FFC000"/>
                    <w:sz w:val="28"/>
                    <w:szCs w:val="28"/>
                  </w:rPr>
                </w:rPrChange>
              </w:rPr>
            </w:pPr>
            <w:r w:rsidRPr="00C42835">
              <w:rPr>
                <w:rFonts w:hint="eastAsia"/>
                <w:color w:val="FFC000"/>
                <w:szCs w:val="21"/>
                <w:rPrChange w:id="989" w:author="Administrator" w:date="2015-12-01T16:35:00Z">
                  <w:rPr>
                    <w:rFonts w:hint="eastAsia"/>
                    <w:color w:val="FFC000"/>
                    <w:sz w:val="28"/>
                    <w:szCs w:val="28"/>
                  </w:rPr>
                </w:rPrChange>
              </w:rPr>
              <w:t>55</w:t>
            </w:r>
          </w:p>
        </w:tc>
        <w:tc>
          <w:tcPr>
            <w:tcW w:w="851" w:type="dxa"/>
          </w:tcPr>
          <w:p w:rsidR="00DA55FB" w:rsidRPr="00C42835" w:rsidRDefault="00DA55FB" w:rsidP="00146E30">
            <w:pPr>
              <w:rPr>
                <w:color w:val="00B0F0"/>
                <w:szCs w:val="21"/>
                <w:rPrChange w:id="990" w:author="Administrator" w:date="2015-12-01T16:35:00Z">
                  <w:rPr>
                    <w:color w:val="00B0F0"/>
                    <w:sz w:val="28"/>
                    <w:szCs w:val="28"/>
                  </w:rPr>
                </w:rPrChange>
              </w:rPr>
            </w:pPr>
            <w:r w:rsidRPr="00C42835">
              <w:rPr>
                <w:rFonts w:hint="eastAsia"/>
                <w:color w:val="0070C0"/>
                <w:szCs w:val="21"/>
                <w:rPrChange w:id="991" w:author="Administrator" w:date="2015-12-01T16:35:00Z">
                  <w:rPr>
                    <w:rFonts w:hint="eastAsia"/>
                    <w:color w:val="0070C0"/>
                    <w:sz w:val="28"/>
                    <w:szCs w:val="28"/>
                  </w:rPr>
                </w:rPrChange>
              </w:rPr>
              <w:t>B6</w:t>
            </w:r>
          </w:p>
        </w:tc>
      </w:tr>
      <w:tr w:rsidR="00DA55FB" w:rsidRPr="00C42835" w:rsidTr="00146E30">
        <w:tc>
          <w:tcPr>
            <w:tcW w:w="501" w:type="dxa"/>
          </w:tcPr>
          <w:p w:rsidR="00DA55FB" w:rsidRPr="00C42835" w:rsidRDefault="00DA55FB" w:rsidP="00146E30">
            <w:pPr>
              <w:rPr>
                <w:color w:val="C00000"/>
                <w:szCs w:val="21"/>
                <w:rPrChange w:id="992" w:author="Administrator" w:date="2015-12-01T16:35:00Z">
                  <w:rPr>
                    <w:color w:val="C00000"/>
                    <w:sz w:val="28"/>
                    <w:szCs w:val="28"/>
                  </w:rPr>
                </w:rPrChange>
              </w:rPr>
            </w:pPr>
            <w:r w:rsidRPr="00C42835">
              <w:rPr>
                <w:rFonts w:hint="eastAsia"/>
                <w:color w:val="C00000"/>
                <w:szCs w:val="21"/>
                <w:rPrChange w:id="993" w:author="Administrator" w:date="2015-12-01T16:35:00Z">
                  <w:rPr>
                    <w:rFonts w:hint="eastAsia"/>
                    <w:color w:val="C00000"/>
                    <w:sz w:val="28"/>
                    <w:szCs w:val="28"/>
                  </w:rPr>
                </w:rPrChange>
              </w:rPr>
              <w:t>头</w:t>
            </w:r>
          </w:p>
        </w:tc>
        <w:tc>
          <w:tcPr>
            <w:tcW w:w="504" w:type="dxa"/>
          </w:tcPr>
          <w:p w:rsidR="00DA55FB" w:rsidRPr="00C42835" w:rsidRDefault="00DA55FB" w:rsidP="00146E30">
            <w:pPr>
              <w:rPr>
                <w:color w:val="C00000"/>
                <w:szCs w:val="21"/>
                <w:rPrChange w:id="994" w:author="Administrator" w:date="2015-12-01T16:35:00Z">
                  <w:rPr>
                    <w:color w:val="C00000"/>
                    <w:sz w:val="28"/>
                    <w:szCs w:val="28"/>
                  </w:rPr>
                </w:rPrChange>
              </w:rPr>
            </w:pPr>
            <w:r w:rsidRPr="00C42835">
              <w:rPr>
                <w:rFonts w:hint="eastAsia"/>
                <w:color w:val="C00000"/>
                <w:szCs w:val="21"/>
                <w:rPrChange w:id="995" w:author="Administrator" w:date="2015-12-01T16:35:00Z">
                  <w:rPr>
                    <w:rFonts w:hint="eastAsia"/>
                    <w:color w:val="C00000"/>
                    <w:sz w:val="28"/>
                    <w:szCs w:val="28"/>
                  </w:rPr>
                </w:rPrChange>
              </w:rPr>
              <w:t>头</w:t>
            </w:r>
          </w:p>
        </w:tc>
        <w:tc>
          <w:tcPr>
            <w:tcW w:w="508" w:type="dxa"/>
          </w:tcPr>
          <w:p w:rsidR="00DA55FB" w:rsidRPr="00C42835" w:rsidRDefault="00DA55FB" w:rsidP="00146E30">
            <w:pPr>
              <w:rPr>
                <w:color w:val="C00000"/>
                <w:szCs w:val="21"/>
                <w:rPrChange w:id="996" w:author="Administrator" w:date="2015-12-01T16:35:00Z">
                  <w:rPr>
                    <w:color w:val="C00000"/>
                    <w:sz w:val="28"/>
                    <w:szCs w:val="28"/>
                  </w:rPr>
                </w:rPrChange>
              </w:rPr>
            </w:pPr>
            <w:r w:rsidRPr="00C42835">
              <w:rPr>
                <w:rFonts w:hint="eastAsia"/>
                <w:color w:val="C00000"/>
                <w:szCs w:val="21"/>
                <w:rPrChange w:id="997" w:author="Administrator" w:date="2015-12-01T16:35:00Z">
                  <w:rPr>
                    <w:rFonts w:hint="eastAsia"/>
                    <w:color w:val="C00000"/>
                    <w:sz w:val="28"/>
                    <w:szCs w:val="28"/>
                  </w:rPr>
                </w:rPrChange>
              </w:rPr>
              <w:t>头</w:t>
            </w:r>
          </w:p>
        </w:tc>
        <w:tc>
          <w:tcPr>
            <w:tcW w:w="684" w:type="dxa"/>
          </w:tcPr>
          <w:p w:rsidR="00DA55FB" w:rsidRPr="00C42835" w:rsidRDefault="00DA55FB" w:rsidP="00146E30">
            <w:pPr>
              <w:rPr>
                <w:color w:val="FF0000"/>
                <w:szCs w:val="21"/>
                <w:rPrChange w:id="998" w:author="Administrator" w:date="2015-12-01T16:35:00Z">
                  <w:rPr>
                    <w:color w:val="FF0000"/>
                    <w:sz w:val="28"/>
                    <w:szCs w:val="28"/>
                  </w:rPr>
                </w:rPrChange>
              </w:rPr>
            </w:pPr>
            <w:r w:rsidRPr="00C42835">
              <w:rPr>
                <w:rFonts w:hint="eastAsia"/>
                <w:color w:val="FF0000"/>
                <w:szCs w:val="21"/>
                <w:rPrChange w:id="999" w:author="Administrator" w:date="2015-12-01T16:35:00Z">
                  <w:rPr>
                    <w:rFonts w:hint="eastAsia"/>
                    <w:color w:val="FF0000"/>
                    <w:sz w:val="28"/>
                    <w:szCs w:val="28"/>
                  </w:rPr>
                </w:rPrChange>
              </w:rPr>
              <w:t>SIZE</w:t>
            </w:r>
          </w:p>
        </w:tc>
        <w:tc>
          <w:tcPr>
            <w:tcW w:w="566" w:type="dxa"/>
          </w:tcPr>
          <w:p w:rsidR="00DA55FB" w:rsidRPr="00C42835" w:rsidRDefault="00DA55FB" w:rsidP="00146E30">
            <w:pPr>
              <w:rPr>
                <w:color w:val="FFC000"/>
                <w:szCs w:val="21"/>
                <w:rPrChange w:id="1000" w:author="Administrator" w:date="2015-12-01T16:35:00Z">
                  <w:rPr>
                    <w:color w:val="FFC000"/>
                    <w:sz w:val="28"/>
                    <w:szCs w:val="28"/>
                  </w:rPr>
                </w:rPrChange>
              </w:rPr>
            </w:pPr>
            <w:r w:rsidRPr="00C42835">
              <w:rPr>
                <w:rFonts w:hint="eastAsia"/>
                <w:color w:val="FFC000"/>
                <w:szCs w:val="21"/>
                <w:rPrChange w:id="1001" w:author="Administrator" w:date="2015-12-01T16:35:00Z">
                  <w:rPr>
                    <w:rFonts w:hint="eastAsia"/>
                    <w:color w:val="FFC000"/>
                    <w:sz w:val="28"/>
                    <w:szCs w:val="28"/>
                  </w:rPr>
                </w:rPrChange>
              </w:rPr>
              <w:t>M</w:t>
            </w:r>
          </w:p>
        </w:tc>
        <w:tc>
          <w:tcPr>
            <w:tcW w:w="512" w:type="dxa"/>
          </w:tcPr>
          <w:p w:rsidR="00DA55FB" w:rsidRPr="00C42835" w:rsidRDefault="00DA55FB" w:rsidP="00146E30">
            <w:pPr>
              <w:rPr>
                <w:color w:val="A5A5A5" w:themeColor="accent3"/>
                <w:szCs w:val="21"/>
                <w:rPrChange w:id="1002" w:author="Administrator" w:date="2015-12-01T16:35:00Z">
                  <w:rPr>
                    <w:color w:val="A5A5A5" w:themeColor="accent3"/>
                    <w:sz w:val="28"/>
                    <w:szCs w:val="28"/>
                  </w:rPr>
                </w:rPrChange>
              </w:rPr>
            </w:pPr>
            <w:r w:rsidRPr="00C42835">
              <w:rPr>
                <w:rFonts w:hint="eastAsia"/>
                <w:color w:val="A5A5A5" w:themeColor="accent3"/>
                <w:szCs w:val="21"/>
                <w:rPrChange w:id="1003" w:author="Administrator" w:date="2015-12-01T16:35:00Z">
                  <w:rPr>
                    <w:rFonts w:hint="eastAsia"/>
                    <w:color w:val="A5A5A5" w:themeColor="accent3"/>
                    <w:sz w:val="28"/>
                    <w:szCs w:val="28"/>
                  </w:rPr>
                </w:rPrChange>
              </w:rPr>
              <w:t>Y</w:t>
            </w:r>
          </w:p>
        </w:tc>
        <w:tc>
          <w:tcPr>
            <w:tcW w:w="512" w:type="dxa"/>
          </w:tcPr>
          <w:p w:rsidR="00DA55FB" w:rsidRPr="00C42835" w:rsidRDefault="00DA55FB" w:rsidP="00146E30">
            <w:pPr>
              <w:rPr>
                <w:color w:val="A5A5A5" w:themeColor="accent3"/>
                <w:szCs w:val="21"/>
                <w:rPrChange w:id="1004" w:author="Administrator" w:date="2015-12-01T16:35:00Z">
                  <w:rPr>
                    <w:color w:val="A5A5A5" w:themeColor="accent3"/>
                    <w:sz w:val="28"/>
                    <w:szCs w:val="28"/>
                  </w:rPr>
                </w:rPrChange>
              </w:rPr>
            </w:pPr>
            <w:r w:rsidRPr="00C42835">
              <w:rPr>
                <w:rFonts w:hint="eastAsia"/>
                <w:color w:val="A5A5A5" w:themeColor="accent3"/>
                <w:szCs w:val="21"/>
                <w:rPrChange w:id="1005" w:author="Administrator" w:date="2015-12-01T16:35:00Z">
                  <w:rPr>
                    <w:rFonts w:hint="eastAsia"/>
                    <w:color w:val="A5A5A5" w:themeColor="accent3"/>
                    <w:sz w:val="28"/>
                    <w:szCs w:val="28"/>
                  </w:rPr>
                </w:rPrChange>
              </w:rPr>
              <w:t>0</w:t>
            </w:r>
          </w:p>
        </w:tc>
        <w:tc>
          <w:tcPr>
            <w:tcW w:w="567" w:type="dxa"/>
          </w:tcPr>
          <w:p w:rsidR="00DA55FB" w:rsidRPr="00C42835" w:rsidRDefault="00DA55FB" w:rsidP="00146E30">
            <w:pPr>
              <w:rPr>
                <w:color w:val="A5A5A5" w:themeColor="accent3"/>
                <w:szCs w:val="21"/>
                <w:rPrChange w:id="1006" w:author="Administrator" w:date="2015-12-01T16:35:00Z">
                  <w:rPr>
                    <w:color w:val="A5A5A5" w:themeColor="accent3"/>
                    <w:sz w:val="28"/>
                    <w:szCs w:val="28"/>
                  </w:rPr>
                </w:rPrChange>
              </w:rPr>
            </w:pPr>
            <w:r w:rsidRPr="00C42835">
              <w:rPr>
                <w:rFonts w:hint="eastAsia"/>
                <w:color w:val="A5A5A5" w:themeColor="accent3"/>
                <w:szCs w:val="21"/>
                <w:rPrChange w:id="1007" w:author="Administrator" w:date="2015-12-01T16:35:00Z">
                  <w:rPr>
                    <w:rFonts w:hint="eastAsia"/>
                    <w:color w:val="A5A5A5" w:themeColor="accent3"/>
                    <w:sz w:val="28"/>
                    <w:szCs w:val="28"/>
                  </w:rPr>
                </w:rPrChange>
              </w:rPr>
              <w:t>0</w:t>
            </w:r>
          </w:p>
        </w:tc>
        <w:tc>
          <w:tcPr>
            <w:tcW w:w="567" w:type="dxa"/>
          </w:tcPr>
          <w:p w:rsidR="00DA55FB" w:rsidRPr="00C42835" w:rsidRDefault="00DA55FB" w:rsidP="00146E30">
            <w:pPr>
              <w:rPr>
                <w:color w:val="A5A5A5" w:themeColor="accent3"/>
                <w:szCs w:val="21"/>
                <w:rPrChange w:id="1008" w:author="Administrator" w:date="2015-12-01T16:35:00Z">
                  <w:rPr>
                    <w:color w:val="A5A5A5" w:themeColor="accent3"/>
                    <w:sz w:val="28"/>
                    <w:szCs w:val="28"/>
                  </w:rPr>
                </w:rPrChange>
              </w:rPr>
            </w:pPr>
            <w:r w:rsidRPr="00C42835">
              <w:rPr>
                <w:rFonts w:hint="eastAsia"/>
                <w:color w:val="A5A5A5" w:themeColor="accent3"/>
                <w:szCs w:val="21"/>
                <w:rPrChange w:id="1009" w:author="Administrator" w:date="2015-12-01T16:35:00Z">
                  <w:rPr>
                    <w:rFonts w:hint="eastAsia"/>
                    <w:color w:val="A5A5A5" w:themeColor="accent3"/>
                    <w:sz w:val="28"/>
                    <w:szCs w:val="28"/>
                  </w:rPr>
                </w:rPrChange>
              </w:rPr>
              <w:t>1</w:t>
            </w:r>
          </w:p>
        </w:tc>
        <w:tc>
          <w:tcPr>
            <w:tcW w:w="567" w:type="dxa"/>
          </w:tcPr>
          <w:p w:rsidR="00DA55FB" w:rsidRPr="00C42835" w:rsidRDefault="00DA55FB" w:rsidP="00146E30">
            <w:pPr>
              <w:rPr>
                <w:color w:val="A5A5A5" w:themeColor="accent3"/>
                <w:szCs w:val="21"/>
                <w:rPrChange w:id="1010" w:author="Administrator" w:date="2015-12-01T16:35:00Z">
                  <w:rPr>
                    <w:color w:val="A5A5A5" w:themeColor="accent3"/>
                    <w:sz w:val="28"/>
                    <w:szCs w:val="28"/>
                  </w:rPr>
                </w:rPrChange>
              </w:rPr>
            </w:pPr>
            <w:r w:rsidRPr="00C42835">
              <w:rPr>
                <w:rFonts w:hint="eastAsia"/>
                <w:color w:val="A5A5A5" w:themeColor="accent3"/>
                <w:szCs w:val="21"/>
                <w:rPrChange w:id="1011" w:author="Administrator" w:date="2015-12-01T16:35:00Z">
                  <w:rPr>
                    <w:rFonts w:hint="eastAsia"/>
                    <w:color w:val="A5A5A5" w:themeColor="accent3"/>
                    <w:sz w:val="28"/>
                    <w:szCs w:val="28"/>
                  </w:rPr>
                </w:rPrChange>
              </w:rPr>
              <w:t>1</w:t>
            </w:r>
          </w:p>
        </w:tc>
        <w:tc>
          <w:tcPr>
            <w:tcW w:w="567" w:type="dxa"/>
          </w:tcPr>
          <w:p w:rsidR="00DA55FB" w:rsidRPr="00C42835" w:rsidRDefault="00DA55FB" w:rsidP="00146E30">
            <w:pPr>
              <w:rPr>
                <w:color w:val="A5A5A5" w:themeColor="accent3"/>
                <w:szCs w:val="21"/>
                <w:rPrChange w:id="1012" w:author="Administrator" w:date="2015-12-01T16:35:00Z">
                  <w:rPr>
                    <w:color w:val="A5A5A5" w:themeColor="accent3"/>
                    <w:sz w:val="28"/>
                    <w:szCs w:val="28"/>
                  </w:rPr>
                </w:rPrChange>
              </w:rPr>
            </w:pPr>
            <w:r w:rsidRPr="00C42835">
              <w:rPr>
                <w:rFonts w:hint="eastAsia"/>
                <w:color w:val="A5A5A5" w:themeColor="accent3"/>
                <w:szCs w:val="21"/>
                <w:rPrChange w:id="1013" w:author="Administrator" w:date="2015-12-01T16:35:00Z">
                  <w:rPr>
                    <w:rFonts w:hint="eastAsia"/>
                    <w:color w:val="A5A5A5" w:themeColor="accent3"/>
                    <w:sz w:val="28"/>
                    <w:szCs w:val="28"/>
                  </w:rPr>
                </w:rPrChange>
              </w:rPr>
              <w:t>2</w:t>
            </w:r>
          </w:p>
        </w:tc>
        <w:tc>
          <w:tcPr>
            <w:tcW w:w="567" w:type="dxa"/>
          </w:tcPr>
          <w:p w:rsidR="00DA55FB" w:rsidRPr="00C42835" w:rsidRDefault="00DA55FB" w:rsidP="00146E30">
            <w:pPr>
              <w:rPr>
                <w:color w:val="A5A5A5" w:themeColor="accent3"/>
                <w:szCs w:val="21"/>
                <w:rPrChange w:id="1014" w:author="Administrator" w:date="2015-12-01T16:35:00Z">
                  <w:rPr>
                    <w:color w:val="A5A5A5" w:themeColor="accent3"/>
                    <w:sz w:val="28"/>
                    <w:szCs w:val="28"/>
                  </w:rPr>
                </w:rPrChange>
              </w:rPr>
            </w:pPr>
            <w:r w:rsidRPr="00C42835">
              <w:rPr>
                <w:rFonts w:hint="eastAsia"/>
                <w:color w:val="A5A5A5" w:themeColor="accent3"/>
                <w:szCs w:val="21"/>
                <w:rPrChange w:id="1015" w:author="Administrator" w:date="2015-12-01T16:35:00Z">
                  <w:rPr>
                    <w:rFonts w:hint="eastAsia"/>
                    <w:color w:val="A5A5A5" w:themeColor="accent3"/>
                    <w:sz w:val="28"/>
                    <w:szCs w:val="28"/>
                  </w:rPr>
                </w:rPrChange>
              </w:rPr>
              <w:t>2</w:t>
            </w:r>
          </w:p>
        </w:tc>
        <w:tc>
          <w:tcPr>
            <w:tcW w:w="567" w:type="dxa"/>
          </w:tcPr>
          <w:p w:rsidR="00DA55FB" w:rsidRPr="00C42835" w:rsidRDefault="00DA55FB" w:rsidP="00146E30">
            <w:pPr>
              <w:rPr>
                <w:color w:val="A5A5A5" w:themeColor="accent3"/>
                <w:szCs w:val="21"/>
                <w:rPrChange w:id="1016" w:author="Administrator" w:date="2015-12-01T16:35:00Z">
                  <w:rPr>
                    <w:color w:val="A5A5A5" w:themeColor="accent3"/>
                    <w:sz w:val="28"/>
                    <w:szCs w:val="28"/>
                  </w:rPr>
                </w:rPrChange>
              </w:rPr>
            </w:pPr>
            <w:r w:rsidRPr="00C42835">
              <w:rPr>
                <w:rFonts w:hint="eastAsia"/>
                <w:color w:val="A5A5A5" w:themeColor="accent3"/>
                <w:szCs w:val="21"/>
                <w:rPrChange w:id="1017" w:author="Administrator" w:date="2015-12-01T16:35:00Z">
                  <w:rPr>
                    <w:rFonts w:hint="eastAsia"/>
                    <w:color w:val="A5A5A5" w:themeColor="accent3"/>
                    <w:sz w:val="28"/>
                    <w:szCs w:val="28"/>
                  </w:rPr>
                </w:rPrChange>
              </w:rPr>
              <w:t>3</w:t>
            </w:r>
          </w:p>
        </w:tc>
        <w:tc>
          <w:tcPr>
            <w:tcW w:w="567" w:type="dxa"/>
          </w:tcPr>
          <w:p w:rsidR="00DA55FB" w:rsidRPr="00C42835" w:rsidRDefault="00DA55FB" w:rsidP="00146E30">
            <w:pPr>
              <w:rPr>
                <w:color w:val="A5A5A5" w:themeColor="accent3"/>
                <w:szCs w:val="21"/>
                <w:rPrChange w:id="1018" w:author="Administrator" w:date="2015-12-01T16:35:00Z">
                  <w:rPr>
                    <w:color w:val="A5A5A5" w:themeColor="accent3"/>
                    <w:sz w:val="28"/>
                    <w:szCs w:val="28"/>
                  </w:rPr>
                </w:rPrChange>
              </w:rPr>
            </w:pPr>
            <w:r w:rsidRPr="00C42835">
              <w:rPr>
                <w:rFonts w:hint="eastAsia"/>
                <w:color w:val="A5A5A5" w:themeColor="accent3"/>
                <w:szCs w:val="21"/>
                <w:rPrChange w:id="1019" w:author="Administrator" w:date="2015-12-01T16:35:00Z">
                  <w:rPr>
                    <w:rFonts w:hint="eastAsia"/>
                    <w:color w:val="A5A5A5" w:themeColor="accent3"/>
                    <w:sz w:val="28"/>
                    <w:szCs w:val="28"/>
                  </w:rPr>
                </w:rPrChange>
              </w:rPr>
              <w:t>3</w:t>
            </w:r>
          </w:p>
        </w:tc>
        <w:tc>
          <w:tcPr>
            <w:tcW w:w="567" w:type="dxa"/>
          </w:tcPr>
          <w:p w:rsidR="00DA55FB" w:rsidRPr="00C42835" w:rsidRDefault="00DA55FB" w:rsidP="00146E30">
            <w:pPr>
              <w:rPr>
                <w:color w:val="A5A5A5" w:themeColor="accent3"/>
                <w:szCs w:val="21"/>
                <w:rPrChange w:id="1020" w:author="Administrator" w:date="2015-12-01T16:35:00Z">
                  <w:rPr>
                    <w:color w:val="A5A5A5" w:themeColor="accent3"/>
                    <w:sz w:val="28"/>
                    <w:szCs w:val="28"/>
                  </w:rPr>
                </w:rPrChange>
              </w:rPr>
            </w:pPr>
            <w:r w:rsidRPr="00C42835">
              <w:rPr>
                <w:rFonts w:hint="eastAsia"/>
                <w:color w:val="A5A5A5" w:themeColor="accent3"/>
                <w:szCs w:val="21"/>
                <w:rPrChange w:id="1021" w:author="Administrator" w:date="2015-12-01T16:35:00Z">
                  <w:rPr>
                    <w:rFonts w:hint="eastAsia"/>
                    <w:color w:val="A5A5A5" w:themeColor="accent3"/>
                    <w:sz w:val="28"/>
                    <w:szCs w:val="28"/>
                  </w:rPr>
                </w:rPrChange>
              </w:rPr>
              <w:t>A</w:t>
            </w:r>
          </w:p>
        </w:tc>
        <w:tc>
          <w:tcPr>
            <w:tcW w:w="567" w:type="dxa"/>
          </w:tcPr>
          <w:p w:rsidR="00DA55FB" w:rsidRPr="00C42835" w:rsidRDefault="00DA55FB" w:rsidP="00146E30">
            <w:pPr>
              <w:rPr>
                <w:color w:val="A5A5A5" w:themeColor="accent3"/>
                <w:szCs w:val="21"/>
                <w:rPrChange w:id="1022" w:author="Administrator" w:date="2015-12-01T16:35:00Z">
                  <w:rPr>
                    <w:color w:val="A5A5A5" w:themeColor="accent3"/>
                    <w:sz w:val="28"/>
                    <w:szCs w:val="28"/>
                  </w:rPr>
                </w:rPrChange>
              </w:rPr>
            </w:pPr>
            <w:r w:rsidRPr="00C42835">
              <w:rPr>
                <w:rFonts w:hint="eastAsia"/>
                <w:color w:val="A5A5A5" w:themeColor="accent3"/>
                <w:szCs w:val="21"/>
                <w:rPrChange w:id="1023" w:author="Administrator" w:date="2015-12-01T16:35:00Z">
                  <w:rPr>
                    <w:rFonts w:hint="eastAsia"/>
                    <w:color w:val="A5A5A5" w:themeColor="accent3"/>
                    <w:sz w:val="28"/>
                    <w:szCs w:val="28"/>
                  </w:rPr>
                </w:rPrChange>
              </w:rPr>
              <w:t>A</w:t>
            </w:r>
          </w:p>
        </w:tc>
        <w:tc>
          <w:tcPr>
            <w:tcW w:w="567" w:type="dxa"/>
          </w:tcPr>
          <w:p w:rsidR="00DA55FB" w:rsidRPr="00C42835" w:rsidRDefault="00DA55FB" w:rsidP="00146E30">
            <w:pPr>
              <w:rPr>
                <w:color w:val="A5A5A5" w:themeColor="accent3"/>
                <w:szCs w:val="21"/>
                <w:rPrChange w:id="1024" w:author="Administrator" w:date="2015-12-01T16:35:00Z">
                  <w:rPr>
                    <w:color w:val="A5A5A5" w:themeColor="accent3"/>
                    <w:sz w:val="28"/>
                    <w:szCs w:val="28"/>
                  </w:rPr>
                </w:rPrChange>
              </w:rPr>
            </w:pPr>
            <w:r w:rsidRPr="00C42835">
              <w:rPr>
                <w:rFonts w:hint="eastAsia"/>
                <w:color w:val="A5A5A5" w:themeColor="accent3"/>
                <w:szCs w:val="21"/>
                <w:rPrChange w:id="1025" w:author="Administrator" w:date="2015-12-01T16:35:00Z">
                  <w:rPr>
                    <w:rFonts w:hint="eastAsia"/>
                    <w:color w:val="A5A5A5" w:themeColor="accent3"/>
                    <w:sz w:val="28"/>
                    <w:szCs w:val="28"/>
                  </w:rPr>
                </w:rPrChange>
              </w:rPr>
              <w:t>B</w:t>
            </w:r>
          </w:p>
        </w:tc>
        <w:tc>
          <w:tcPr>
            <w:tcW w:w="567" w:type="dxa"/>
          </w:tcPr>
          <w:p w:rsidR="00DA55FB" w:rsidRPr="00C42835" w:rsidRDefault="00DA55FB" w:rsidP="00146E30">
            <w:pPr>
              <w:rPr>
                <w:color w:val="A5A5A5" w:themeColor="accent3"/>
                <w:szCs w:val="21"/>
                <w:rPrChange w:id="1026" w:author="Administrator" w:date="2015-12-01T16:35:00Z">
                  <w:rPr>
                    <w:color w:val="A5A5A5" w:themeColor="accent3"/>
                    <w:sz w:val="28"/>
                    <w:szCs w:val="28"/>
                  </w:rPr>
                </w:rPrChange>
              </w:rPr>
            </w:pPr>
            <w:r w:rsidRPr="00C42835">
              <w:rPr>
                <w:rFonts w:hint="eastAsia"/>
                <w:color w:val="A5A5A5" w:themeColor="accent3"/>
                <w:szCs w:val="21"/>
                <w:rPrChange w:id="1027" w:author="Administrator" w:date="2015-12-01T16:35:00Z">
                  <w:rPr>
                    <w:rFonts w:hint="eastAsia"/>
                    <w:color w:val="A5A5A5" w:themeColor="accent3"/>
                    <w:sz w:val="28"/>
                    <w:szCs w:val="28"/>
                  </w:rPr>
                </w:rPrChange>
              </w:rPr>
              <w:t>B</w:t>
            </w:r>
          </w:p>
        </w:tc>
        <w:tc>
          <w:tcPr>
            <w:tcW w:w="567" w:type="dxa"/>
          </w:tcPr>
          <w:p w:rsidR="00DA55FB" w:rsidRPr="00C42835" w:rsidRDefault="00DA55FB" w:rsidP="00146E30">
            <w:pPr>
              <w:rPr>
                <w:color w:val="FFC000"/>
                <w:szCs w:val="21"/>
                <w:rPrChange w:id="1028" w:author="Administrator" w:date="2015-12-01T16:35:00Z">
                  <w:rPr>
                    <w:color w:val="FFC000"/>
                    <w:sz w:val="28"/>
                    <w:szCs w:val="28"/>
                  </w:rPr>
                </w:rPrChange>
              </w:rPr>
            </w:pPr>
            <w:r w:rsidRPr="00C42835">
              <w:rPr>
                <w:rFonts w:hint="eastAsia"/>
                <w:color w:val="FFC000"/>
                <w:szCs w:val="21"/>
                <w:rPrChange w:id="1029" w:author="Administrator" w:date="2015-12-01T16:35:00Z">
                  <w:rPr>
                    <w:rFonts w:hint="eastAsia"/>
                    <w:color w:val="FFC000"/>
                    <w:sz w:val="28"/>
                    <w:szCs w:val="28"/>
                  </w:rPr>
                </w:rPrChange>
              </w:rPr>
              <w:t>M</w:t>
            </w:r>
          </w:p>
        </w:tc>
        <w:tc>
          <w:tcPr>
            <w:tcW w:w="851" w:type="dxa"/>
          </w:tcPr>
          <w:p w:rsidR="00DA55FB" w:rsidRPr="00C42835" w:rsidRDefault="00DA55FB" w:rsidP="00146E30">
            <w:pPr>
              <w:rPr>
                <w:color w:val="C00000"/>
                <w:szCs w:val="21"/>
                <w:rPrChange w:id="1030" w:author="Administrator" w:date="2015-12-01T16:35:00Z">
                  <w:rPr>
                    <w:color w:val="C00000"/>
                    <w:sz w:val="28"/>
                    <w:szCs w:val="28"/>
                  </w:rPr>
                </w:rPrChange>
              </w:rPr>
            </w:pPr>
            <w:r w:rsidRPr="00C42835">
              <w:rPr>
                <w:color w:val="0070C0"/>
                <w:szCs w:val="21"/>
                <w:rPrChange w:id="1031" w:author="Administrator" w:date="2015-12-01T16:35:00Z">
                  <w:rPr>
                    <w:color w:val="0070C0"/>
                    <w:sz w:val="28"/>
                    <w:szCs w:val="28"/>
                  </w:rPr>
                </w:rPrChange>
              </w:rPr>
              <w:t>C</w:t>
            </w:r>
            <w:r w:rsidRPr="00C42835">
              <w:rPr>
                <w:rFonts w:hint="eastAsia"/>
                <w:color w:val="0070C0"/>
                <w:szCs w:val="21"/>
                <w:rPrChange w:id="1032" w:author="Administrator" w:date="2015-12-01T16:35:00Z">
                  <w:rPr>
                    <w:rFonts w:hint="eastAsia"/>
                    <w:color w:val="0070C0"/>
                    <w:sz w:val="28"/>
                    <w:szCs w:val="28"/>
                  </w:rPr>
                </w:rPrChange>
              </w:rPr>
              <w:t>hm</w:t>
            </w:r>
          </w:p>
        </w:tc>
      </w:tr>
    </w:tbl>
    <w:p w:rsidR="00DA55FB" w:rsidRPr="00C42835" w:rsidRDefault="00DA55FB" w:rsidP="00DA55FB">
      <w:pPr>
        <w:ind w:left="360"/>
        <w:rPr>
          <w:szCs w:val="21"/>
          <w:rPrChange w:id="1033" w:author="Administrator" w:date="2015-12-01T16:35:00Z">
            <w:rPr>
              <w:sz w:val="28"/>
              <w:szCs w:val="28"/>
            </w:rPr>
          </w:rPrChange>
        </w:rPr>
      </w:pPr>
      <w:r w:rsidRPr="00C42835">
        <w:rPr>
          <w:color w:val="C00000"/>
          <w:szCs w:val="21"/>
          <w:rPrChange w:id="1034" w:author="Administrator" w:date="2015-12-01T16:35:00Z">
            <w:rPr>
              <w:color w:val="C00000"/>
              <w:sz w:val="28"/>
              <w:szCs w:val="28"/>
            </w:rPr>
          </w:rPrChange>
        </w:rPr>
        <w:t>0x</w:t>
      </w:r>
      <w:r w:rsidRPr="00C42835">
        <w:rPr>
          <w:rFonts w:hint="eastAsia"/>
          <w:color w:val="C00000"/>
          <w:szCs w:val="21"/>
          <w:rPrChange w:id="1035" w:author="Administrator" w:date="2015-12-01T16:35:00Z">
            <w:rPr>
              <w:rFonts w:hint="eastAsia"/>
              <w:color w:val="C00000"/>
              <w:sz w:val="28"/>
              <w:szCs w:val="28"/>
            </w:rPr>
          </w:rPrChange>
        </w:rPr>
        <w:t>48；</w:t>
      </w:r>
      <w:r w:rsidRPr="00C42835">
        <w:rPr>
          <w:color w:val="C00000"/>
          <w:szCs w:val="21"/>
          <w:rPrChange w:id="1036" w:author="Administrator" w:date="2015-12-01T16:35:00Z">
            <w:rPr>
              <w:color w:val="C00000"/>
              <w:sz w:val="28"/>
              <w:szCs w:val="28"/>
            </w:rPr>
          </w:rPrChange>
        </w:rPr>
        <w:t>0x</w:t>
      </w:r>
      <w:r w:rsidRPr="00C42835">
        <w:rPr>
          <w:rFonts w:hint="eastAsia"/>
          <w:color w:val="C00000"/>
          <w:szCs w:val="21"/>
          <w:rPrChange w:id="1037" w:author="Administrator" w:date="2015-12-01T16:35:00Z">
            <w:rPr>
              <w:rFonts w:hint="eastAsia"/>
              <w:color w:val="C00000"/>
              <w:sz w:val="28"/>
              <w:szCs w:val="28"/>
            </w:rPr>
          </w:rPrChange>
        </w:rPr>
        <w:t>59；0x3E</w:t>
      </w:r>
      <w:r w:rsidRPr="00C42835">
        <w:rPr>
          <w:rFonts w:hint="eastAsia"/>
          <w:szCs w:val="21"/>
          <w:rPrChange w:id="1038" w:author="Administrator" w:date="2015-12-01T16:35:00Z">
            <w:rPr>
              <w:rFonts w:hint="eastAsia"/>
              <w:sz w:val="28"/>
              <w:szCs w:val="28"/>
            </w:rPr>
          </w:rPrChange>
        </w:rPr>
        <w:t>；</w:t>
      </w:r>
      <w:r w:rsidRPr="00C42835">
        <w:rPr>
          <w:szCs w:val="21"/>
          <w:rPrChange w:id="1039" w:author="Administrator" w:date="2015-12-01T16:35:00Z">
            <w:rPr>
              <w:sz w:val="28"/>
              <w:szCs w:val="28"/>
            </w:rPr>
          </w:rPrChange>
        </w:rPr>
        <w:t>[</w:t>
      </w:r>
      <w:r w:rsidRPr="00C42835">
        <w:rPr>
          <w:rFonts w:hint="eastAsia"/>
          <w:color w:val="FF0000"/>
          <w:szCs w:val="21"/>
          <w:rPrChange w:id="1040" w:author="Administrator" w:date="2015-12-01T16:35:00Z">
            <w:rPr>
              <w:rFonts w:hint="eastAsia"/>
              <w:color w:val="FF0000"/>
              <w:sz w:val="28"/>
              <w:szCs w:val="28"/>
            </w:rPr>
          </w:rPrChange>
        </w:rPr>
        <w:t>报告</w:t>
      </w:r>
      <w:r w:rsidRPr="00C42835">
        <w:rPr>
          <w:color w:val="FF0000"/>
          <w:szCs w:val="21"/>
          <w:rPrChange w:id="1041" w:author="Administrator" w:date="2015-12-01T16:35:00Z">
            <w:rPr>
              <w:color w:val="FF0000"/>
              <w:sz w:val="28"/>
              <w:szCs w:val="28"/>
            </w:rPr>
          </w:rPrChange>
        </w:rPr>
        <w:t>描述长度</w:t>
      </w:r>
      <w:r w:rsidRPr="00C42835">
        <w:rPr>
          <w:rFonts w:hint="eastAsia"/>
          <w:color w:val="FF0000"/>
          <w:szCs w:val="21"/>
          <w:rPrChange w:id="1042" w:author="Administrator" w:date="2015-12-01T16:35:00Z">
            <w:rPr>
              <w:rFonts w:hint="eastAsia"/>
              <w:color w:val="FF0000"/>
              <w:sz w:val="28"/>
              <w:szCs w:val="28"/>
            </w:rPr>
          </w:rPrChange>
        </w:rPr>
        <w:t>0(SIZE_LENGHT)</w:t>
      </w:r>
      <w:r w:rsidRPr="00C42835">
        <w:rPr>
          <w:szCs w:val="21"/>
          <w:rPrChange w:id="1043" w:author="Administrator" w:date="2015-12-01T16:35:00Z">
            <w:rPr>
              <w:sz w:val="28"/>
              <w:szCs w:val="28"/>
            </w:rPr>
          </w:rPrChange>
        </w:rPr>
        <w:t>]</w:t>
      </w:r>
      <w:r w:rsidRPr="00C42835">
        <w:rPr>
          <w:rFonts w:hint="eastAsia"/>
          <w:szCs w:val="21"/>
          <w:rPrChange w:id="1044" w:author="Administrator" w:date="2015-12-01T16:35:00Z">
            <w:rPr>
              <w:rFonts w:hint="eastAsia"/>
              <w:sz w:val="28"/>
              <w:szCs w:val="28"/>
            </w:rPr>
          </w:rPrChange>
        </w:rPr>
        <w:t>；[</w:t>
      </w:r>
      <w:r w:rsidRPr="00C42835">
        <w:rPr>
          <w:rFonts w:hint="eastAsia"/>
          <w:color w:val="FFC000"/>
          <w:szCs w:val="21"/>
          <w:rPrChange w:id="1045" w:author="Administrator" w:date="2015-12-01T16:35:00Z">
            <w:rPr>
              <w:rFonts w:hint="eastAsia"/>
              <w:color w:val="FFC000"/>
              <w:sz w:val="28"/>
              <w:szCs w:val="28"/>
            </w:rPr>
          </w:rPrChange>
        </w:rPr>
        <w:t>报告帧1(MODE)固定0XAA</w:t>
      </w:r>
      <w:r w:rsidRPr="00C42835">
        <w:rPr>
          <w:szCs w:val="21"/>
          <w:rPrChange w:id="1046" w:author="Administrator" w:date="2015-12-01T16:35:00Z">
            <w:rPr>
              <w:sz w:val="28"/>
              <w:szCs w:val="28"/>
            </w:rPr>
          </w:rPrChange>
        </w:rPr>
        <w:t>]</w:t>
      </w:r>
      <w:r w:rsidRPr="00C42835">
        <w:rPr>
          <w:rFonts w:hint="eastAsia"/>
          <w:szCs w:val="21"/>
          <w:rPrChange w:id="1047" w:author="Administrator" w:date="2015-12-01T16:35:00Z">
            <w:rPr>
              <w:rFonts w:hint="eastAsia"/>
              <w:sz w:val="28"/>
              <w:szCs w:val="28"/>
            </w:rPr>
          </w:rPrChange>
        </w:rPr>
        <w:t xml:space="preserve"> ；</w:t>
      </w:r>
      <w:r w:rsidRPr="00C42835">
        <w:rPr>
          <w:rFonts w:hint="eastAsia"/>
          <w:color w:val="A5A5A5" w:themeColor="accent3"/>
          <w:szCs w:val="21"/>
          <w:rPrChange w:id="1048" w:author="Administrator" w:date="2015-12-01T16:35:00Z">
            <w:rPr>
              <w:rFonts w:hint="eastAsia"/>
              <w:color w:val="A5A5A5" w:themeColor="accent3"/>
              <w:sz w:val="28"/>
              <w:szCs w:val="28"/>
            </w:rPr>
          </w:rPrChange>
        </w:rPr>
        <w:t>[报告帧2</w:t>
      </w:r>
      <w:proofErr w:type="gramStart"/>
      <w:r w:rsidRPr="00C42835">
        <w:rPr>
          <w:rFonts w:hint="eastAsia"/>
          <w:color w:val="A5A5A5" w:themeColor="accent3"/>
          <w:szCs w:val="21"/>
          <w:rPrChange w:id="1049" w:author="Administrator" w:date="2015-12-01T16:35:00Z">
            <w:rPr>
              <w:rFonts w:hint="eastAsia"/>
              <w:color w:val="A5A5A5" w:themeColor="accent3"/>
              <w:sz w:val="28"/>
              <w:szCs w:val="28"/>
            </w:rPr>
          </w:rPrChange>
        </w:rPr>
        <w:t>返回蓝牙</w:t>
      </w:r>
      <w:proofErr w:type="gramEnd"/>
      <w:r w:rsidRPr="00C42835">
        <w:rPr>
          <w:rFonts w:hint="eastAsia"/>
          <w:color w:val="A5A5A5" w:themeColor="accent3"/>
          <w:szCs w:val="21"/>
          <w:rPrChange w:id="1050" w:author="Administrator" w:date="2015-12-01T16:35:00Z">
            <w:rPr>
              <w:rFonts w:hint="eastAsia"/>
              <w:color w:val="A5A5A5" w:themeColor="accent3"/>
              <w:sz w:val="28"/>
              <w:szCs w:val="28"/>
            </w:rPr>
          </w:rPrChange>
        </w:rPr>
        <w:t>mac地址]</w:t>
      </w:r>
      <w:r w:rsidRPr="00C42835">
        <w:rPr>
          <w:rFonts w:hint="eastAsia"/>
          <w:szCs w:val="21"/>
          <w:rPrChange w:id="1051" w:author="Administrator" w:date="2015-12-01T16:35:00Z">
            <w:rPr>
              <w:rFonts w:hint="eastAsia"/>
              <w:sz w:val="28"/>
              <w:szCs w:val="28"/>
            </w:rPr>
          </w:rPrChange>
        </w:rPr>
        <w:t>；[</w:t>
      </w:r>
      <w:r w:rsidRPr="00C42835">
        <w:rPr>
          <w:rFonts w:hint="eastAsia"/>
          <w:color w:val="FFC000"/>
          <w:szCs w:val="21"/>
          <w:rPrChange w:id="1052" w:author="Administrator" w:date="2015-12-01T16:35:00Z">
            <w:rPr>
              <w:rFonts w:hint="eastAsia"/>
              <w:color w:val="FFC000"/>
              <w:sz w:val="28"/>
              <w:szCs w:val="28"/>
            </w:rPr>
          </w:rPrChange>
        </w:rPr>
        <w:t>报告帧3(MODE)固定0X55，与0XAA搭配使用</w:t>
      </w:r>
      <w:r w:rsidRPr="00C42835">
        <w:rPr>
          <w:szCs w:val="21"/>
          <w:rPrChange w:id="1053" w:author="Administrator" w:date="2015-12-01T16:35:00Z">
            <w:rPr>
              <w:sz w:val="28"/>
              <w:szCs w:val="28"/>
            </w:rPr>
          </w:rPrChange>
        </w:rPr>
        <w:t>]</w:t>
      </w:r>
      <w:r w:rsidRPr="00C42835">
        <w:rPr>
          <w:rFonts w:hint="eastAsia"/>
          <w:szCs w:val="21"/>
          <w:rPrChange w:id="1054" w:author="Administrator" w:date="2015-12-01T16:35:00Z">
            <w:rPr>
              <w:rFonts w:hint="eastAsia"/>
              <w:sz w:val="28"/>
              <w:szCs w:val="28"/>
            </w:rPr>
          </w:rPrChange>
        </w:rPr>
        <w:t xml:space="preserve"> ；[</w:t>
      </w:r>
      <w:r w:rsidRPr="00C42835">
        <w:rPr>
          <w:rFonts w:hint="eastAsia"/>
          <w:color w:val="00B0F0"/>
          <w:szCs w:val="21"/>
          <w:rPrChange w:id="1055" w:author="Administrator" w:date="2015-12-01T16:35:00Z">
            <w:rPr>
              <w:rFonts w:hint="eastAsia"/>
              <w:color w:val="00B0F0"/>
              <w:sz w:val="28"/>
              <w:szCs w:val="28"/>
            </w:rPr>
          </w:rPrChange>
        </w:rPr>
        <w:t>数据校验(Checksum)</w:t>
      </w:r>
      <w:r w:rsidRPr="00C42835">
        <w:rPr>
          <w:rFonts w:hint="eastAsia"/>
          <w:szCs w:val="21"/>
          <w:rPrChange w:id="1056" w:author="Administrator" w:date="2015-12-01T16:35:00Z">
            <w:rPr>
              <w:rFonts w:hint="eastAsia"/>
              <w:sz w:val="28"/>
              <w:szCs w:val="28"/>
            </w:rPr>
          </w:rPrChange>
        </w:rPr>
        <w:t>]</w:t>
      </w:r>
    </w:p>
    <w:p w:rsidR="00DA55FB" w:rsidRPr="00C42835" w:rsidRDefault="00DA55FB" w:rsidP="00DA55FB">
      <w:pPr>
        <w:pStyle w:val="a3"/>
        <w:ind w:left="360" w:firstLineChars="0" w:firstLine="0"/>
        <w:rPr>
          <w:szCs w:val="21"/>
          <w:rPrChange w:id="1057" w:author="Administrator" w:date="2015-12-01T16:35:00Z">
            <w:rPr>
              <w:sz w:val="28"/>
              <w:szCs w:val="28"/>
            </w:rPr>
          </w:rPrChange>
        </w:rPr>
      </w:pPr>
      <w:r w:rsidRPr="00C42835">
        <w:rPr>
          <w:rFonts w:hint="eastAsia"/>
          <w:szCs w:val="21"/>
          <w:highlight w:val="yellow"/>
          <w:rPrChange w:id="1058" w:author="Administrator" w:date="2015-12-01T16:35:00Z">
            <w:rPr>
              <w:rFonts w:hint="eastAsia"/>
              <w:sz w:val="28"/>
              <w:szCs w:val="28"/>
              <w:highlight w:val="yellow"/>
            </w:rPr>
          </w:rPrChange>
        </w:rPr>
        <w:lastRenderedPageBreak/>
        <w:t>绑定失败</w:t>
      </w:r>
      <w:proofErr w:type="spellStart"/>
      <w:r w:rsidRPr="00C42835">
        <w:rPr>
          <w:rFonts w:hint="eastAsia"/>
          <w:szCs w:val="21"/>
          <w:rPrChange w:id="1059" w:author="Administrator" w:date="2015-12-01T16:35:00Z">
            <w:rPr>
              <w:rFonts w:hint="eastAsia"/>
              <w:sz w:val="28"/>
              <w:szCs w:val="28"/>
            </w:rPr>
          </w:rPrChange>
        </w:rPr>
        <w:t>Respont</w:t>
      </w:r>
      <w:proofErr w:type="spellEnd"/>
      <w:r w:rsidRPr="00C42835">
        <w:rPr>
          <w:rFonts w:hint="eastAsia"/>
          <w:szCs w:val="21"/>
          <w:rPrChange w:id="1060" w:author="Administrator" w:date="2015-12-01T16:35:00Z">
            <w:rPr>
              <w:rFonts w:hint="eastAsia"/>
              <w:sz w:val="28"/>
              <w:szCs w:val="28"/>
            </w:rPr>
          </w:rPrChange>
        </w:rPr>
        <w:t>回传:</w:t>
      </w:r>
    </w:p>
    <w:tbl>
      <w:tblPr>
        <w:tblStyle w:val="a7"/>
        <w:tblW w:w="0" w:type="auto"/>
        <w:tblLook w:val="04A0" w:firstRow="1" w:lastRow="0" w:firstColumn="1" w:lastColumn="0" w:noHBand="0" w:noVBand="1"/>
      </w:tblPr>
      <w:tblGrid>
        <w:gridCol w:w="535"/>
        <w:gridCol w:w="563"/>
        <w:gridCol w:w="542"/>
        <w:gridCol w:w="878"/>
        <w:gridCol w:w="878"/>
        <w:gridCol w:w="1276"/>
        <w:gridCol w:w="1276"/>
        <w:gridCol w:w="1376"/>
      </w:tblGrid>
      <w:tr w:rsidR="00DA55FB" w:rsidRPr="00C42835" w:rsidTr="00146E30">
        <w:tc>
          <w:tcPr>
            <w:tcW w:w="535" w:type="dxa"/>
          </w:tcPr>
          <w:p w:rsidR="00DA55FB" w:rsidRPr="00C42835" w:rsidRDefault="00DA55FB" w:rsidP="00146E30">
            <w:pPr>
              <w:rPr>
                <w:color w:val="C00000"/>
                <w:szCs w:val="21"/>
                <w:rPrChange w:id="1061" w:author="Administrator" w:date="2015-12-01T16:35:00Z">
                  <w:rPr>
                    <w:color w:val="C00000"/>
                    <w:sz w:val="28"/>
                    <w:szCs w:val="28"/>
                  </w:rPr>
                </w:rPrChange>
              </w:rPr>
            </w:pPr>
            <w:r w:rsidRPr="00C42835">
              <w:rPr>
                <w:rFonts w:hint="eastAsia"/>
                <w:color w:val="C00000"/>
                <w:szCs w:val="21"/>
                <w:rPrChange w:id="1062" w:author="Administrator" w:date="2015-12-01T16:35:00Z">
                  <w:rPr>
                    <w:rFonts w:hint="eastAsia"/>
                    <w:color w:val="C00000"/>
                    <w:sz w:val="28"/>
                    <w:szCs w:val="28"/>
                  </w:rPr>
                </w:rPrChange>
              </w:rPr>
              <w:t>48</w:t>
            </w:r>
          </w:p>
        </w:tc>
        <w:tc>
          <w:tcPr>
            <w:tcW w:w="563" w:type="dxa"/>
          </w:tcPr>
          <w:p w:rsidR="00DA55FB" w:rsidRPr="00C42835" w:rsidRDefault="00DA55FB" w:rsidP="00146E30">
            <w:pPr>
              <w:rPr>
                <w:color w:val="C00000"/>
                <w:szCs w:val="21"/>
                <w:rPrChange w:id="1063" w:author="Administrator" w:date="2015-12-01T16:35:00Z">
                  <w:rPr>
                    <w:color w:val="C00000"/>
                    <w:sz w:val="28"/>
                    <w:szCs w:val="28"/>
                  </w:rPr>
                </w:rPrChange>
              </w:rPr>
            </w:pPr>
            <w:r w:rsidRPr="00C42835">
              <w:rPr>
                <w:rFonts w:hint="eastAsia"/>
                <w:color w:val="C00000"/>
                <w:szCs w:val="21"/>
                <w:rPrChange w:id="1064" w:author="Administrator" w:date="2015-12-01T16:35:00Z">
                  <w:rPr>
                    <w:rFonts w:hint="eastAsia"/>
                    <w:color w:val="C00000"/>
                    <w:sz w:val="28"/>
                    <w:szCs w:val="28"/>
                  </w:rPr>
                </w:rPrChange>
              </w:rPr>
              <w:t>59</w:t>
            </w:r>
          </w:p>
        </w:tc>
        <w:tc>
          <w:tcPr>
            <w:tcW w:w="542" w:type="dxa"/>
          </w:tcPr>
          <w:p w:rsidR="00DA55FB" w:rsidRPr="00C42835" w:rsidRDefault="00DA55FB" w:rsidP="00146E30">
            <w:pPr>
              <w:rPr>
                <w:color w:val="C00000"/>
                <w:szCs w:val="21"/>
                <w:rPrChange w:id="1065" w:author="Administrator" w:date="2015-12-01T16:35:00Z">
                  <w:rPr>
                    <w:color w:val="C00000"/>
                    <w:sz w:val="28"/>
                    <w:szCs w:val="28"/>
                  </w:rPr>
                </w:rPrChange>
              </w:rPr>
            </w:pPr>
            <w:r w:rsidRPr="00C42835">
              <w:rPr>
                <w:rFonts w:hint="eastAsia"/>
                <w:color w:val="C00000"/>
                <w:szCs w:val="21"/>
                <w:rPrChange w:id="1066" w:author="Administrator" w:date="2015-12-01T16:35:00Z">
                  <w:rPr>
                    <w:rFonts w:hint="eastAsia"/>
                    <w:color w:val="C00000"/>
                    <w:sz w:val="28"/>
                    <w:szCs w:val="28"/>
                  </w:rPr>
                </w:rPrChange>
              </w:rPr>
              <w:t>3E</w:t>
            </w:r>
          </w:p>
        </w:tc>
        <w:tc>
          <w:tcPr>
            <w:tcW w:w="878" w:type="dxa"/>
          </w:tcPr>
          <w:p w:rsidR="00DA55FB" w:rsidRPr="00C42835" w:rsidRDefault="00DA55FB" w:rsidP="00146E30">
            <w:pPr>
              <w:rPr>
                <w:color w:val="C00000"/>
                <w:szCs w:val="21"/>
                <w:rPrChange w:id="1067" w:author="Administrator" w:date="2015-12-01T16:35:00Z">
                  <w:rPr>
                    <w:color w:val="C00000"/>
                    <w:sz w:val="28"/>
                    <w:szCs w:val="28"/>
                  </w:rPr>
                </w:rPrChange>
              </w:rPr>
            </w:pPr>
            <w:r w:rsidRPr="00C42835">
              <w:rPr>
                <w:rFonts w:hint="eastAsia"/>
                <w:color w:val="FF0000"/>
                <w:szCs w:val="21"/>
                <w:rPrChange w:id="1068" w:author="Administrator" w:date="2015-12-01T16:35:00Z">
                  <w:rPr>
                    <w:rFonts w:hint="eastAsia"/>
                    <w:color w:val="FF0000"/>
                    <w:sz w:val="28"/>
                    <w:szCs w:val="28"/>
                  </w:rPr>
                </w:rPrChange>
              </w:rPr>
              <w:t>04</w:t>
            </w:r>
          </w:p>
        </w:tc>
        <w:tc>
          <w:tcPr>
            <w:tcW w:w="878" w:type="dxa"/>
          </w:tcPr>
          <w:p w:rsidR="00DA55FB" w:rsidRPr="00C42835" w:rsidRDefault="00DA55FB" w:rsidP="00146E30">
            <w:pPr>
              <w:rPr>
                <w:color w:val="FFC000"/>
                <w:szCs w:val="21"/>
                <w:rPrChange w:id="1069" w:author="Administrator" w:date="2015-12-01T16:35:00Z">
                  <w:rPr>
                    <w:color w:val="FFC000"/>
                    <w:sz w:val="28"/>
                    <w:szCs w:val="28"/>
                  </w:rPr>
                </w:rPrChange>
              </w:rPr>
            </w:pPr>
            <w:r w:rsidRPr="00C42835">
              <w:rPr>
                <w:rFonts w:hint="eastAsia"/>
                <w:color w:val="FFC000"/>
                <w:szCs w:val="21"/>
                <w:rPrChange w:id="1070" w:author="Administrator" w:date="2015-12-01T16:35:00Z">
                  <w:rPr>
                    <w:rFonts w:hint="eastAsia"/>
                    <w:color w:val="FFC000"/>
                    <w:sz w:val="28"/>
                    <w:szCs w:val="28"/>
                  </w:rPr>
                </w:rPrChange>
              </w:rPr>
              <w:t>AA</w:t>
            </w:r>
          </w:p>
        </w:tc>
        <w:tc>
          <w:tcPr>
            <w:tcW w:w="1276" w:type="dxa"/>
          </w:tcPr>
          <w:p w:rsidR="00DA55FB" w:rsidRPr="00C42835" w:rsidRDefault="00DA55FB" w:rsidP="00146E30">
            <w:pPr>
              <w:rPr>
                <w:color w:val="A5A5A5" w:themeColor="accent3"/>
                <w:szCs w:val="21"/>
                <w:rPrChange w:id="1071" w:author="Administrator" w:date="2015-12-01T16:35:00Z">
                  <w:rPr>
                    <w:color w:val="A5A5A5" w:themeColor="accent3"/>
                    <w:sz w:val="28"/>
                    <w:szCs w:val="28"/>
                  </w:rPr>
                </w:rPrChange>
              </w:rPr>
            </w:pPr>
            <w:r w:rsidRPr="00C42835">
              <w:rPr>
                <w:rFonts w:hint="eastAsia"/>
                <w:color w:val="A5A5A5" w:themeColor="accent3"/>
                <w:szCs w:val="21"/>
                <w:rPrChange w:id="1072" w:author="Administrator" w:date="2015-12-01T16:35:00Z">
                  <w:rPr>
                    <w:rFonts w:hint="eastAsia"/>
                    <w:color w:val="A5A5A5" w:themeColor="accent3"/>
                    <w:sz w:val="28"/>
                    <w:szCs w:val="28"/>
                  </w:rPr>
                </w:rPrChange>
              </w:rPr>
              <w:t>4E</w:t>
            </w:r>
          </w:p>
        </w:tc>
        <w:tc>
          <w:tcPr>
            <w:tcW w:w="1276" w:type="dxa"/>
          </w:tcPr>
          <w:p w:rsidR="00DA55FB" w:rsidRPr="00C42835" w:rsidRDefault="00DA55FB" w:rsidP="00146E30">
            <w:pPr>
              <w:rPr>
                <w:color w:val="FFC000"/>
                <w:szCs w:val="21"/>
                <w:rPrChange w:id="1073" w:author="Administrator" w:date="2015-12-01T16:35:00Z">
                  <w:rPr>
                    <w:color w:val="FFC000"/>
                    <w:sz w:val="28"/>
                    <w:szCs w:val="28"/>
                  </w:rPr>
                </w:rPrChange>
              </w:rPr>
            </w:pPr>
            <w:r w:rsidRPr="00C42835">
              <w:rPr>
                <w:rFonts w:hint="eastAsia"/>
                <w:color w:val="FFC000"/>
                <w:szCs w:val="21"/>
                <w:rPrChange w:id="1074" w:author="Administrator" w:date="2015-12-01T16:35:00Z">
                  <w:rPr>
                    <w:rFonts w:hint="eastAsia"/>
                    <w:color w:val="FFC000"/>
                    <w:sz w:val="28"/>
                    <w:szCs w:val="28"/>
                  </w:rPr>
                </w:rPrChange>
              </w:rPr>
              <w:t>55</w:t>
            </w:r>
          </w:p>
        </w:tc>
        <w:tc>
          <w:tcPr>
            <w:tcW w:w="1376" w:type="dxa"/>
          </w:tcPr>
          <w:p w:rsidR="00DA55FB" w:rsidRPr="00C42835" w:rsidRDefault="00DA55FB" w:rsidP="00146E30">
            <w:pPr>
              <w:rPr>
                <w:color w:val="00B0F0"/>
                <w:szCs w:val="21"/>
                <w:rPrChange w:id="1075" w:author="Administrator" w:date="2015-12-01T16:35:00Z">
                  <w:rPr>
                    <w:color w:val="00B0F0"/>
                    <w:sz w:val="28"/>
                    <w:szCs w:val="28"/>
                  </w:rPr>
                </w:rPrChange>
              </w:rPr>
            </w:pPr>
            <w:r w:rsidRPr="00C42835">
              <w:rPr>
                <w:rFonts w:hint="eastAsia"/>
                <w:color w:val="0070C0"/>
                <w:szCs w:val="21"/>
                <w:rPrChange w:id="1076" w:author="Administrator" w:date="2015-12-01T16:35:00Z">
                  <w:rPr>
                    <w:rFonts w:hint="eastAsia"/>
                    <w:color w:val="0070C0"/>
                    <w:sz w:val="28"/>
                    <w:szCs w:val="28"/>
                  </w:rPr>
                </w:rPrChange>
              </w:rPr>
              <w:t>B5</w:t>
            </w:r>
          </w:p>
        </w:tc>
      </w:tr>
      <w:tr w:rsidR="00DA55FB" w:rsidRPr="00C42835" w:rsidTr="00146E30">
        <w:tc>
          <w:tcPr>
            <w:tcW w:w="535" w:type="dxa"/>
          </w:tcPr>
          <w:p w:rsidR="00DA55FB" w:rsidRPr="00C42835" w:rsidRDefault="00DA55FB" w:rsidP="00146E30">
            <w:pPr>
              <w:rPr>
                <w:color w:val="C00000"/>
                <w:szCs w:val="21"/>
                <w:rPrChange w:id="1077" w:author="Administrator" w:date="2015-12-01T16:35:00Z">
                  <w:rPr>
                    <w:color w:val="C00000"/>
                    <w:sz w:val="28"/>
                    <w:szCs w:val="28"/>
                  </w:rPr>
                </w:rPrChange>
              </w:rPr>
            </w:pPr>
            <w:r w:rsidRPr="00C42835">
              <w:rPr>
                <w:rFonts w:hint="eastAsia"/>
                <w:color w:val="C00000"/>
                <w:szCs w:val="21"/>
                <w:rPrChange w:id="1078" w:author="Administrator" w:date="2015-12-01T16:35:00Z">
                  <w:rPr>
                    <w:rFonts w:hint="eastAsia"/>
                    <w:color w:val="C00000"/>
                    <w:sz w:val="28"/>
                    <w:szCs w:val="28"/>
                  </w:rPr>
                </w:rPrChange>
              </w:rPr>
              <w:t>头</w:t>
            </w:r>
          </w:p>
        </w:tc>
        <w:tc>
          <w:tcPr>
            <w:tcW w:w="563" w:type="dxa"/>
          </w:tcPr>
          <w:p w:rsidR="00DA55FB" w:rsidRPr="00C42835" w:rsidRDefault="00DA55FB" w:rsidP="00146E30">
            <w:pPr>
              <w:rPr>
                <w:color w:val="C00000"/>
                <w:szCs w:val="21"/>
                <w:rPrChange w:id="1079" w:author="Administrator" w:date="2015-12-01T16:35:00Z">
                  <w:rPr>
                    <w:color w:val="C00000"/>
                    <w:sz w:val="28"/>
                    <w:szCs w:val="28"/>
                  </w:rPr>
                </w:rPrChange>
              </w:rPr>
            </w:pPr>
            <w:r w:rsidRPr="00C42835">
              <w:rPr>
                <w:rFonts w:hint="eastAsia"/>
                <w:color w:val="C00000"/>
                <w:szCs w:val="21"/>
                <w:rPrChange w:id="1080" w:author="Administrator" w:date="2015-12-01T16:35:00Z">
                  <w:rPr>
                    <w:rFonts w:hint="eastAsia"/>
                    <w:color w:val="C00000"/>
                    <w:sz w:val="28"/>
                    <w:szCs w:val="28"/>
                  </w:rPr>
                </w:rPrChange>
              </w:rPr>
              <w:t>头</w:t>
            </w:r>
          </w:p>
        </w:tc>
        <w:tc>
          <w:tcPr>
            <w:tcW w:w="542" w:type="dxa"/>
          </w:tcPr>
          <w:p w:rsidR="00DA55FB" w:rsidRPr="00C42835" w:rsidRDefault="00DA55FB" w:rsidP="00146E30">
            <w:pPr>
              <w:rPr>
                <w:color w:val="C00000"/>
                <w:szCs w:val="21"/>
                <w:rPrChange w:id="1081" w:author="Administrator" w:date="2015-12-01T16:35:00Z">
                  <w:rPr>
                    <w:color w:val="C00000"/>
                    <w:sz w:val="28"/>
                    <w:szCs w:val="28"/>
                  </w:rPr>
                </w:rPrChange>
              </w:rPr>
            </w:pPr>
            <w:r w:rsidRPr="00C42835">
              <w:rPr>
                <w:rFonts w:hint="eastAsia"/>
                <w:color w:val="C00000"/>
                <w:szCs w:val="21"/>
                <w:rPrChange w:id="1082" w:author="Administrator" w:date="2015-12-01T16:35:00Z">
                  <w:rPr>
                    <w:rFonts w:hint="eastAsia"/>
                    <w:color w:val="C00000"/>
                    <w:sz w:val="28"/>
                    <w:szCs w:val="28"/>
                  </w:rPr>
                </w:rPrChange>
              </w:rPr>
              <w:t>头</w:t>
            </w:r>
          </w:p>
        </w:tc>
        <w:tc>
          <w:tcPr>
            <w:tcW w:w="878" w:type="dxa"/>
          </w:tcPr>
          <w:p w:rsidR="00DA55FB" w:rsidRPr="00C42835" w:rsidRDefault="00DA55FB" w:rsidP="00146E30">
            <w:pPr>
              <w:rPr>
                <w:color w:val="FF0000"/>
                <w:szCs w:val="21"/>
                <w:rPrChange w:id="1083" w:author="Administrator" w:date="2015-12-01T16:35:00Z">
                  <w:rPr>
                    <w:color w:val="FF0000"/>
                    <w:sz w:val="28"/>
                    <w:szCs w:val="28"/>
                  </w:rPr>
                </w:rPrChange>
              </w:rPr>
            </w:pPr>
            <w:r w:rsidRPr="00C42835">
              <w:rPr>
                <w:rFonts w:hint="eastAsia"/>
                <w:color w:val="FF0000"/>
                <w:szCs w:val="21"/>
                <w:rPrChange w:id="1084" w:author="Administrator" w:date="2015-12-01T16:35:00Z">
                  <w:rPr>
                    <w:rFonts w:hint="eastAsia"/>
                    <w:color w:val="FF0000"/>
                    <w:sz w:val="28"/>
                    <w:szCs w:val="28"/>
                  </w:rPr>
                </w:rPrChange>
              </w:rPr>
              <w:t>SIZE</w:t>
            </w:r>
          </w:p>
        </w:tc>
        <w:tc>
          <w:tcPr>
            <w:tcW w:w="878" w:type="dxa"/>
          </w:tcPr>
          <w:p w:rsidR="00DA55FB" w:rsidRPr="00C42835" w:rsidRDefault="00DA55FB" w:rsidP="00146E30">
            <w:pPr>
              <w:rPr>
                <w:color w:val="FFC000"/>
                <w:szCs w:val="21"/>
                <w:rPrChange w:id="1085" w:author="Administrator" w:date="2015-12-01T16:35:00Z">
                  <w:rPr>
                    <w:color w:val="FFC000"/>
                    <w:sz w:val="28"/>
                    <w:szCs w:val="28"/>
                  </w:rPr>
                </w:rPrChange>
              </w:rPr>
            </w:pPr>
            <w:r w:rsidRPr="00C42835">
              <w:rPr>
                <w:rFonts w:hint="eastAsia"/>
                <w:color w:val="FFC000"/>
                <w:szCs w:val="21"/>
                <w:rPrChange w:id="1086" w:author="Administrator" w:date="2015-12-01T16:35:00Z">
                  <w:rPr>
                    <w:rFonts w:hint="eastAsia"/>
                    <w:color w:val="FFC000"/>
                    <w:sz w:val="28"/>
                    <w:szCs w:val="28"/>
                  </w:rPr>
                </w:rPrChange>
              </w:rPr>
              <w:t>M</w:t>
            </w:r>
          </w:p>
        </w:tc>
        <w:tc>
          <w:tcPr>
            <w:tcW w:w="1276" w:type="dxa"/>
          </w:tcPr>
          <w:p w:rsidR="00DA55FB" w:rsidRPr="00C42835" w:rsidRDefault="00DA55FB" w:rsidP="00146E30">
            <w:pPr>
              <w:rPr>
                <w:color w:val="A5A5A5" w:themeColor="accent3"/>
                <w:szCs w:val="21"/>
                <w:rPrChange w:id="1087" w:author="Administrator" w:date="2015-12-01T16:35:00Z">
                  <w:rPr>
                    <w:color w:val="A5A5A5" w:themeColor="accent3"/>
                    <w:sz w:val="28"/>
                    <w:szCs w:val="28"/>
                  </w:rPr>
                </w:rPrChange>
              </w:rPr>
            </w:pPr>
            <w:r w:rsidRPr="00C42835">
              <w:rPr>
                <w:rFonts w:hint="eastAsia"/>
                <w:color w:val="A5A5A5" w:themeColor="accent3"/>
                <w:szCs w:val="21"/>
                <w:rPrChange w:id="1088" w:author="Administrator" w:date="2015-12-01T16:35:00Z">
                  <w:rPr>
                    <w:rFonts w:hint="eastAsia"/>
                    <w:color w:val="A5A5A5" w:themeColor="accent3"/>
                    <w:sz w:val="28"/>
                    <w:szCs w:val="28"/>
                  </w:rPr>
                </w:rPrChange>
              </w:rPr>
              <w:t>N</w:t>
            </w:r>
          </w:p>
        </w:tc>
        <w:tc>
          <w:tcPr>
            <w:tcW w:w="1276" w:type="dxa"/>
          </w:tcPr>
          <w:p w:rsidR="00DA55FB" w:rsidRPr="00C42835" w:rsidRDefault="00DA55FB" w:rsidP="00146E30">
            <w:pPr>
              <w:rPr>
                <w:color w:val="FFC000"/>
                <w:szCs w:val="21"/>
                <w:rPrChange w:id="1089" w:author="Administrator" w:date="2015-12-01T16:35:00Z">
                  <w:rPr>
                    <w:color w:val="FFC000"/>
                    <w:sz w:val="28"/>
                    <w:szCs w:val="28"/>
                  </w:rPr>
                </w:rPrChange>
              </w:rPr>
            </w:pPr>
            <w:r w:rsidRPr="00C42835">
              <w:rPr>
                <w:rFonts w:hint="eastAsia"/>
                <w:color w:val="FFC000"/>
                <w:szCs w:val="21"/>
                <w:rPrChange w:id="1090" w:author="Administrator" w:date="2015-12-01T16:35:00Z">
                  <w:rPr>
                    <w:rFonts w:hint="eastAsia"/>
                    <w:color w:val="FFC000"/>
                    <w:sz w:val="28"/>
                    <w:szCs w:val="28"/>
                  </w:rPr>
                </w:rPrChange>
              </w:rPr>
              <w:t>M</w:t>
            </w:r>
          </w:p>
        </w:tc>
        <w:tc>
          <w:tcPr>
            <w:tcW w:w="1376" w:type="dxa"/>
          </w:tcPr>
          <w:p w:rsidR="00DA55FB" w:rsidRPr="00C42835" w:rsidRDefault="00DA55FB" w:rsidP="00146E30">
            <w:pPr>
              <w:rPr>
                <w:color w:val="C00000"/>
                <w:szCs w:val="21"/>
                <w:rPrChange w:id="1091" w:author="Administrator" w:date="2015-12-01T16:35:00Z">
                  <w:rPr>
                    <w:color w:val="C00000"/>
                    <w:sz w:val="28"/>
                    <w:szCs w:val="28"/>
                  </w:rPr>
                </w:rPrChange>
              </w:rPr>
            </w:pPr>
            <w:r w:rsidRPr="00C42835">
              <w:rPr>
                <w:color w:val="0070C0"/>
                <w:szCs w:val="21"/>
                <w:rPrChange w:id="1092" w:author="Administrator" w:date="2015-12-01T16:35:00Z">
                  <w:rPr>
                    <w:color w:val="0070C0"/>
                    <w:sz w:val="28"/>
                    <w:szCs w:val="28"/>
                  </w:rPr>
                </w:rPrChange>
              </w:rPr>
              <w:t>C</w:t>
            </w:r>
            <w:r w:rsidRPr="00C42835">
              <w:rPr>
                <w:rFonts w:hint="eastAsia"/>
                <w:color w:val="0070C0"/>
                <w:szCs w:val="21"/>
                <w:rPrChange w:id="1093" w:author="Administrator" w:date="2015-12-01T16:35:00Z">
                  <w:rPr>
                    <w:rFonts w:hint="eastAsia"/>
                    <w:color w:val="0070C0"/>
                    <w:sz w:val="28"/>
                    <w:szCs w:val="28"/>
                  </w:rPr>
                </w:rPrChange>
              </w:rPr>
              <w:t>hecksum</w:t>
            </w:r>
          </w:p>
        </w:tc>
      </w:tr>
    </w:tbl>
    <w:p w:rsidR="00C4102A" w:rsidRPr="00C4102A" w:rsidRDefault="00C4102A" w:rsidP="00C4102A">
      <w:pPr>
        <w:ind w:left="360"/>
        <w:jc w:val="left"/>
        <w:rPr>
          <w:ins w:id="1094" w:author="Administrator" w:date="2015-12-01T16:50:00Z"/>
          <w:rFonts w:hint="eastAsia"/>
          <w:b/>
          <w:rPrChange w:id="1095" w:author="Administrator" w:date="2015-12-01T16:50:00Z">
            <w:rPr>
              <w:ins w:id="1096" w:author="Administrator" w:date="2015-12-01T16:50:00Z"/>
              <w:rFonts w:hint="eastAsia"/>
              <w:szCs w:val="21"/>
            </w:rPr>
          </w:rPrChange>
        </w:rPr>
        <w:pPrChange w:id="1097" w:author="Administrator" w:date="2015-12-01T16:50:00Z">
          <w:pPr>
            <w:numPr>
              <w:numId w:val="8"/>
            </w:numPr>
            <w:ind w:left="360" w:hanging="360"/>
            <w:jc w:val="left"/>
          </w:pPr>
        </w:pPrChange>
      </w:pPr>
      <w:proofErr w:type="gramStart"/>
      <w:ins w:id="1098" w:author="Administrator" w:date="2015-12-01T16:50:00Z">
        <w:r>
          <w:rPr>
            <w:rFonts w:hint="eastAsia"/>
            <w:b/>
          </w:rPr>
          <w:t>返回蓝牙的</w:t>
        </w:r>
        <w:proofErr w:type="gramEnd"/>
        <w:r>
          <w:rPr>
            <w:rFonts w:hint="eastAsia"/>
            <w:b/>
          </w:rPr>
          <w:t>MAC地址，目的是PAD上可以进行</w:t>
        </w:r>
      </w:ins>
      <w:ins w:id="1099" w:author="Administrator" w:date="2015-12-01T16:51:00Z">
        <w:r>
          <w:rPr>
            <w:rFonts w:hint="eastAsia"/>
            <w:b/>
          </w:rPr>
          <w:t>病人和设备的绑定。</w:t>
        </w:r>
      </w:ins>
    </w:p>
    <w:p w:rsidR="00C4102A" w:rsidRPr="00C4102A" w:rsidRDefault="00AA2DED" w:rsidP="00C4102A">
      <w:pPr>
        <w:numPr>
          <w:ilvl w:val="0"/>
          <w:numId w:val="8"/>
        </w:numPr>
        <w:jc w:val="left"/>
        <w:rPr>
          <w:ins w:id="1100" w:author="Administrator" w:date="2015-12-01T16:43:00Z"/>
          <w:b/>
        </w:rPr>
      </w:pPr>
      <w:r w:rsidRPr="00C4102A">
        <w:rPr>
          <w:rFonts w:hint="eastAsia"/>
          <w:szCs w:val="21"/>
        </w:rPr>
        <w:t>重点说明三：</w:t>
      </w:r>
      <w:ins w:id="1101" w:author="Administrator" w:date="2015-12-01T16:47:00Z">
        <w:r w:rsidR="00C4102A">
          <w:rPr>
            <w:rFonts w:hint="eastAsia"/>
            <w:b/>
          </w:rPr>
          <w:t>配置</w:t>
        </w:r>
      </w:ins>
      <w:ins w:id="1102" w:author="Administrator" w:date="2015-12-01T16:43:00Z">
        <w:r w:rsidR="00C4102A" w:rsidRPr="00C4102A">
          <w:rPr>
            <w:b/>
          </w:rPr>
          <w:t>请求(</w:t>
        </w:r>
      </w:ins>
      <w:ins w:id="1103" w:author="Administrator" w:date="2015-12-01T16:51:00Z">
        <w:r w:rsidR="00C4102A" w:rsidRPr="006D2ABB">
          <w:rPr>
            <w:rFonts w:hint="eastAsia"/>
            <w:color w:val="FF0000"/>
          </w:rPr>
          <w:t>0x04</w:t>
        </w:r>
        <w:r w:rsidR="00C4102A" w:rsidRPr="006D2ABB">
          <w:rPr>
            <w:color w:val="FF0000"/>
          </w:rPr>
          <w:t>:configuration request</w:t>
        </w:r>
      </w:ins>
      <w:ins w:id="1104" w:author="Administrator" w:date="2015-12-01T16:43:00Z">
        <w:r w:rsidR="00C4102A" w:rsidRPr="00C4102A">
          <w:rPr>
            <w:b/>
          </w:rPr>
          <w:t>)</w:t>
        </w:r>
        <w:r w:rsidR="00C4102A" w:rsidRPr="00C4102A">
          <w:rPr>
            <w:rFonts w:hint="eastAsia"/>
            <w:b/>
          </w:rPr>
          <w:t>（</w:t>
        </w:r>
      </w:ins>
      <w:proofErr w:type="gramStart"/>
      <w:ins w:id="1105" w:author="Administrator" w:date="2015-12-01T16:46:00Z">
        <w:r w:rsidR="00C4102A">
          <w:rPr>
            <w:rFonts w:hint="eastAsia"/>
            <w:b/>
          </w:rPr>
          <w:t>配置蓝牙从</w:t>
        </w:r>
        <w:proofErr w:type="gramEnd"/>
        <w:r w:rsidR="00C4102A">
          <w:rPr>
            <w:rFonts w:hint="eastAsia"/>
            <w:b/>
          </w:rPr>
          <w:t>机功耗模式</w:t>
        </w:r>
      </w:ins>
      <w:ins w:id="1106" w:author="Administrator" w:date="2015-12-01T16:43:00Z">
        <w:r w:rsidR="00C4102A" w:rsidRPr="00C4102A">
          <w:rPr>
            <w:rFonts w:hint="eastAsia"/>
            <w:b/>
          </w:rPr>
          <w:t>）</w:t>
        </w:r>
      </w:ins>
    </w:p>
    <w:p w:rsidR="00C4102A" w:rsidRPr="006D2ABB" w:rsidRDefault="00AE30CD" w:rsidP="00C4102A">
      <w:pPr>
        <w:jc w:val="left"/>
        <w:rPr>
          <w:ins w:id="1107" w:author="Administrator" w:date="2015-12-01T16:43:00Z"/>
          <w:b/>
        </w:rPr>
      </w:pPr>
      <w:ins w:id="1108" w:author="Administrator" w:date="2015-12-01T16:57:00Z">
        <w:r>
          <w:rPr>
            <w:rFonts w:hint="eastAsia"/>
            <w:b/>
          </w:rPr>
          <w:t>可以</w:t>
        </w:r>
      </w:ins>
      <w:ins w:id="1109" w:author="Administrator" w:date="2015-12-01T16:43:00Z">
        <w:r w:rsidR="00C4102A" w:rsidRPr="006D2ABB">
          <w:rPr>
            <w:rFonts w:hint="eastAsia"/>
            <w:b/>
          </w:rPr>
          <w:t>由</w:t>
        </w:r>
      </w:ins>
      <w:ins w:id="1110" w:author="Administrator" w:date="2015-12-01T16:57:00Z">
        <w:r>
          <w:rPr>
            <w:rFonts w:hint="eastAsia"/>
            <w:b/>
          </w:rPr>
          <w:t>PAD</w:t>
        </w:r>
        <w:proofErr w:type="gramStart"/>
        <w:r>
          <w:rPr>
            <w:rFonts w:hint="eastAsia"/>
            <w:b/>
          </w:rPr>
          <w:t>或者蓝牙主机向</w:t>
        </w:r>
      </w:ins>
      <w:ins w:id="1111" w:author="Administrator" w:date="2015-12-01T16:58:00Z">
        <w:r>
          <w:rPr>
            <w:rFonts w:hint="eastAsia"/>
            <w:b/>
          </w:rPr>
          <w:t>蓝牙</w:t>
        </w:r>
      </w:ins>
      <w:ins w:id="1112" w:author="Administrator" w:date="2015-12-01T16:43:00Z">
        <w:r w:rsidR="00C4102A" w:rsidRPr="006D2ABB">
          <w:rPr>
            <w:rFonts w:hint="eastAsia"/>
            <w:b/>
          </w:rPr>
          <w:t>从</w:t>
        </w:r>
        <w:proofErr w:type="gramEnd"/>
        <w:r w:rsidR="00C4102A" w:rsidRPr="006D2ABB">
          <w:rPr>
            <w:rFonts w:hint="eastAsia"/>
            <w:b/>
          </w:rPr>
          <w:t>机发送</w:t>
        </w:r>
      </w:ins>
      <w:ins w:id="1113" w:author="Administrator" w:date="2015-12-01T16:58:00Z">
        <w:r>
          <w:rPr>
            <w:rFonts w:hint="eastAsia"/>
            <w:b/>
          </w:rPr>
          <w:t>配置</w:t>
        </w:r>
      </w:ins>
      <w:ins w:id="1114" w:author="Administrator" w:date="2015-12-01T16:43:00Z">
        <w:r w:rsidR="00C4102A" w:rsidRPr="006D2ABB">
          <w:rPr>
            <w:rFonts w:hint="eastAsia"/>
            <w:b/>
          </w:rPr>
          <w:t>请求</w:t>
        </w:r>
      </w:ins>
      <w:ins w:id="1115" w:author="Administrator" w:date="2015-12-01T17:00:00Z">
        <w:r>
          <w:rPr>
            <w:rFonts w:hint="eastAsia"/>
            <w:b/>
          </w:rPr>
          <w:t>，这些配置信息包括</w:t>
        </w:r>
      </w:ins>
      <w:ins w:id="1116" w:author="Administrator" w:date="2015-12-01T17:03:00Z">
        <w:r w:rsidR="003E5D8B">
          <w:rPr>
            <w:rFonts w:hint="eastAsia"/>
            <w:b/>
          </w:rPr>
          <w:t>：</w:t>
        </w:r>
        <w:r w:rsidR="003E5D8B">
          <w:rPr>
            <w:rFonts w:hint="eastAsia"/>
          </w:rPr>
          <w:t>从机</w:t>
        </w:r>
        <w:r w:rsidR="003E5D8B" w:rsidRPr="0072798A">
          <w:rPr>
            <w:rFonts w:hint="eastAsia"/>
          </w:rPr>
          <w:t>设备名称</w:t>
        </w:r>
        <w:r w:rsidR="003E5D8B">
          <w:rPr>
            <w:rFonts w:hint="eastAsia"/>
          </w:rPr>
          <w:t>，低功耗模式</w:t>
        </w:r>
      </w:ins>
    </w:p>
    <w:tbl>
      <w:tblPr>
        <w:tblStyle w:val="a7"/>
        <w:tblW w:w="7621" w:type="dxa"/>
        <w:tblLook w:val="04A0" w:firstRow="1" w:lastRow="0" w:firstColumn="1" w:lastColumn="0" w:noHBand="0" w:noVBand="1"/>
        <w:tblPrChange w:id="1117" w:author="Administrator" w:date="2015-12-01T17:05:00Z">
          <w:tblPr>
            <w:tblStyle w:val="a7"/>
            <w:tblW w:w="7621" w:type="dxa"/>
            <w:tblLook w:val="04A0" w:firstRow="1" w:lastRow="0" w:firstColumn="1" w:lastColumn="0" w:noHBand="0" w:noVBand="1"/>
          </w:tblPr>
        </w:tblPrChange>
      </w:tblPr>
      <w:tblGrid>
        <w:gridCol w:w="504"/>
        <w:gridCol w:w="526"/>
        <w:gridCol w:w="518"/>
        <w:gridCol w:w="759"/>
        <w:gridCol w:w="925"/>
        <w:gridCol w:w="1325"/>
        <w:gridCol w:w="1647"/>
        <w:gridCol w:w="1417"/>
        <w:tblGridChange w:id="1118">
          <w:tblGrid>
            <w:gridCol w:w="504"/>
            <w:gridCol w:w="526"/>
            <w:gridCol w:w="518"/>
            <w:gridCol w:w="759"/>
            <w:gridCol w:w="925"/>
            <w:gridCol w:w="1325"/>
            <w:gridCol w:w="1547"/>
            <w:gridCol w:w="1517"/>
          </w:tblGrid>
        </w:tblGridChange>
      </w:tblGrid>
      <w:tr w:rsidR="003E5D8B" w:rsidRPr="00AA2DED" w:rsidTr="003E5D8B">
        <w:trPr>
          <w:ins w:id="1119" w:author="Administrator" w:date="2015-12-01T16:43:00Z"/>
        </w:trPr>
        <w:tc>
          <w:tcPr>
            <w:tcW w:w="504" w:type="dxa"/>
            <w:tcPrChange w:id="1120" w:author="Administrator" w:date="2015-12-01T17:05:00Z">
              <w:tcPr>
                <w:tcW w:w="504" w:type="dxa"/>
              </w:tcPr>
            </w:tcPrChange>
          </w:tcPr>
          <w:p w:rsidR="003E5D8B" w:rsidRPr="00AA2DED" w:rsidRDefault="003E5D8B" w:rsidP="006D2ABB">
            <w:pPr>
              <w:jc w:val="left"/>
              <w:rPr>
                <w:ins w:id="1121" w:author="Administrator" w:date="2015-12-01T16:43:00Z"/>
              </w:rPr>
            </w:pPr>
            <w:ins w:id="1122" w:author="Administrator" w:date="2015-12-01T16:43:00Z">
              <w:r w:rsidRPr="00AA2DED">
                <w:rPr>
                  <w:rFonts w:hint="eastAsia"/>
                </w:rPr>
                <w:t>48</w:t>
              </w:r>
            </w:ins>
          </w:p>
        </w:tc>
        <w:tc>
          <w:tcPr>
            <w:tcW w:w="526" w:type="dxa"/>
            <w:tcPrChange w:id="1123" w:author="Administrator" w:date="2015-12-01T17:05:00Z">
              <w:tcPr>
                <w:tcW w:w="526" w:type="dxa"/>
              </w:tcPr>
            </w:tcPrChange>
          </w:tcPr>
          <w:p w:rsidR="003E5D8B" w:rsidRPr="00AA2DED" w:rsidRDefault="003E5D8B" w:rsidP="006D2ABB">
            <w:pPr>
              <w:jc w:val="left"/>
              <w:rPr>
                <w:ins w:id="1124" w:author="Administrator" w:date="2015-12-01T16:43:00Z"/>
              </w:rPr>
            </w:pPr>
            <w:ins w:id="1125" w:author="Administrator" w:date="2015-12-01T16:43:00Z">
              <w:r w:rsidRPr="00AA2DED">
                <w:rPr>
                  <w:rFonts w:hint="eastAsia"/>
                </w:rPr>
                <w:t>59</w:t>
              </w:r>
            </w:ins>
          </w:p>
        </w:tc>
        <w:tc>
          <w:tcPr>
            <w:tcW w:w="518" w:type="dxa"/>
            <w:tcPrChange w:id="1126" w:author="Administrator" w:date="2015-12-01T17:05:00Z">
              <w:tcPr>
                <w:tcW w:w="518" w:type="dxa"/>
              </w:tcPr>
            </w:tcPrChange>
          </w:tcPr>
          <w:p w:rsidR="003E5D8B" w:rsidRPr="00AA2DED" w:rsidRDefault="003E5D8B" w:rsidP="006D2ABB">
            <w:pPr>
              <w:jc w:val="left"/>
              <w:rPr>
                <w:ins w:id="1127" w:author="Administrator" w:date="2015-12-01T16:43:00Z"/>
              </w:rPr>
            </w:pPr>
            <w:ins w:id="1128" w:author="Administrator" w:date="2015-12-01T16:43:00Z">
              <w:r w:rsidRPr="00AA2DED">
                <w:rPr>
                  <w:rFonts w:hint="eastAsia"/>
                </w:rPr>
                <w:t>3C</w:t>
              </w:r>
            </w:ins>
          </w:p>
        </w:tc>
        <w:tc>
          <w:tcPr>
            <w:tcW w:w="759" w:type="dxa"/>
            <w:tcPrChange w:id="1129" w:author="Administrator" w:date="2015-12-01T17:05:00Z">
              <w:tcPr>
                <w:tcW w:w="759" w:type="dxa"/>
              </w:tcPr>
            </w:tcPrChange>
          </w:tcPr>
          <w:p w:rsidR="003E5D8B" w:rsidRPr="00AA2DED" w:rsidRDefault="003E5D8B" w:rsidP="006D2ABB">
            <w:pPr>
              <w:jc w:val="left"/>
              <w:rPr>
                <w:ins w:id="1130" w:author="Administrator" w:date="2015-12-01T16:43:00Z"/>
              </w:rPr>
            </w:pPr>
            <w:ins w:id="1131" w:author="Administrator" w:date="2015-12-01T16:43:00Z">
              <w:r w:rsidRPr="00AA2DED">
                <w:rPr>
                  <w:rFonts w:hint="eastAsia"/>
                </w:rPr>
                <w:t>0X**</w:t>
              </w:r>
            </w:ins>
          </w:p>
        </w:tc>
        <w:tc>
          <w:tcPr>
            <w:tcW w:w="925" w:type="dxa"/>
            <w:tcPrChange w:id="1132" w:author="Administrator" w:date="2015-12-01T17:05:00Z">
              <w:tcPr>
                <w:tcW w:w="925" w:type="dxa"/>
              </w:tcPr>
            </w:tcPrChange>
          </w:tcPr>
          <w:p w:rsidR="003E5D8B" w:rsidRPr="00AA2DED" w:rsidRDefault="003E5D8B" w:rsidP="006D2ABB">
            <w:pPr>
              <w:jc w:val="left"/>
              <w:rPr>
                <w:ins w:id="1133" w:author="Administrator" w:date="2015-12-01T16:43:00Z"/>
              </w:rPr>
            </w:pPr>
            <w:ins w:id="1134" w:author="Administrator" w:date="2015-12-01T16:43:00Z">
              <w:r>
                <w:rPr>
                  <w:rFonts w:hint="eastAsia"/>
                </w:rPr>
                <w:t>0X</w:t>
              </w:r>
            </w:ins>
            <w:ins w:id="1135" w:author="Administrator" w:date="2015-12-01T16:51:00Z">
              <w:r>
                <w:rPr>
                  <w:rFonts w:hint="eastAsia"/>
                </w:rPr>
                <w:t>04</w:t>
              </w:r>
            </w:ins>
          </w:p>
        </w:tc>
        <w:tc>
          <w:tcPr>
            <w:tcW w:w="1325" w:type="dxa"/>
            <w:tcPrChange w:id="1136" w:author="Administrator" w:date="2015-12-01T17:05:00Z">
              <w:tcPr>
                <w:tcW w:w="1325" w:type="dxa"/>
              </w:tcPr>
            </w:tcPrChange>
          </w:tcPr>
          <w:p w:rsidR="003E5D8B" w:rsidRPr="00AA2DED" w:rsidRDefault="003E5D8B" w:rsidP="006D2ABB">
            <w:pPr>
              <w:jc w:val="left"/>
              <w:rPr>
                <w:ins w:id="1137" w:author="Administrator" w:date="2015-12-01T16:43:00Z"/>
              </w:rPr>
            </w:pPr>
            <w:ins w:id="1138" w:author="Administrator" w:date="2015-12-01T16:43:00Z">
              <w:r w:rsidRPr="00AA2DED">
                <w:rPr>
                  <w:rFonts w:hint="eastAsia"/>
                </w:rPr>
                <w:t>0X**</w:t>
              </w:r>
            </w:ins>
          </w:p>
        </w:tc>
        <w:tc>
          <w:tcPr>
            <w:tcW w:w="1647" w:type="dxa"/>
            <w:tcPrChange w:id="1139" w:author="Administrator" w:date="2015-12-01T17:05:00Z">
              <w:tcPr>
                <w:tcW w:w="1547" w:type="dxa"/>
              </w:tcPr>
            </w:tcPrChange>
          </w:tcPr>
          <w:p w:rsidR="003E5D8B" w:rsidRPr="00AA2DED" w:rsidRDefault="003E5D8B" w:rsidP="006D2ABB">
            <w:pPr>
              <w:jc w:val="left"/>
              <w:rPr>
                <w:ins w:id="1140" w:author="Administrator" w:date="2015-12-01T17:04:00Z"/>
                <w:rFonts w:hint="eastAsia"/>
              </w:rPr>
            </w:pPr>
            <w:ins w:id="1141" w:author="Administrator" w:date="2015-12-01T17:05:00Z">
              <w:r w:rsidRPr="00AA2DED">
                <w:rPr>
                  <w:rFonts w:hint="eastAsia"/>
                </w:rPr>
                <w:t>0X**</w:t>
              </w:r>
            </w:ins>
          </w:p>
        </w:tc>
        <w:tc>
          <w:tcPr>
            <w:tcW w:w="1417" w:type="dxa"/>
            <w:tcPrChange w:id="1142" w:author="Administrator" w:date="2015-12-01T17:05:00Z">
              <w:tcPr>
                <w:tcW w:w="1517" w:type="dxa"/>
              </w:tcPr>
            </w:tcPrChange>
          </w:tcPr>
          <w:p w:rsidR="003E5D8B" w:rsidRPr="00AA2DED" w:rsidRDefault="003E5D8B" w:rsidP="006D2ABB">
            <w:pPr>
              <w:jc w:val="left"/>
              <w:rPr>
                <w:ins w:id="1143" w:author="Administrator" w:date="2015-12-01T16:43:00Z"/>
              </w:rPr>
            </w:pPr>
            <w:ins w:id="1144" w:author="Administrator" w:date="2015-12-01T16:43:00Z">
              <w:r w:rsidRPr="00AA2DED">
                <w:rPr>
                  <w:rFonts w:hint="eastAsia"/>
                </w:rPr>
                <w:t>0X**</w:t>
              </w:r>
            </w:ins>
          </w:p>
        </w:tc>
      </w:tr>
      <w:tr w:rsidR="003E5D8B" w:rsidRPr="00AA2DED" w:rsidTr="003E5D8B">
        <w:trPr>
          <w:ins w:id="1145" w:author="Administrator" w:date="2015-12-01T16:43:00Z"/>
        </w:trPr>
        <w:tc>
          <w:tcPr>
            <w:tcW w:w="504" w:type="dxa"/>
            <w:tcPrChange w:id="1146" w:author="Administrator" w:date="2015-12-01T17:05:00Z">
              <w:tcPr>
                <w:tcW w:w="504" w:type="dxa"/>
              </w:tcPr>
            </w:tcPrChange>
          </w:tcPr>
          <w:p w:rsidR="003E5D8B" w:rsidRPr="00AA2DED" w:rsidRDefault="003E5D8B" w:rsidP="006D2ABB">
            <w:pPr>
              <w:jc w:val="left"/>
              <w:rPr>
                <w:ins w:id="1147" w:author="Administrator" w:date="2015-12-01T16:43:00Z"/>
              </w:rPr>
            </w:pPr>
            <w:ins w:id="1148" w:author="Administrator" w:date="2015-12-01T16:43:00Z">
              <w:r w:rsidRPr="00AA2DED">
                <w:rPr>
                  <w:rFonts w:hint="eastAsia"/>
                </w:rPr>
                <w:t>头</w:t>
              </w:r>
            </w:ins>
          </w:p>
        </w:tc>
        <w:tc>
          <w:tcPr>
            <w:tcW w:w="526" w:type="dxa"/>
            <w:tcPrChange w:id="1149" w:author="Administrator" w:date="2015-12-01T17:05:00Z">
              <w:tcPr>
                <w:tcW w:w="526" w:type="dxa"/>
              </w:tcPr>
            </w:tcPrChange>
          </w:tcPr>
          <w:p w:rsidR="003E5D8B" w:rsidRPr="00AA2DED" w:rsidRDefault="003E5D8B" w:rsidP="006D2ABB">
            <w:pPr>
              <w:jc w:val="left"/>
              <w:rPr>
                <w:ins w:id="1150" w:author="Administrator" w:date="2015-12-01T16:43:00Z"/>
              </w:rPr>
            </w:pPr>
            <w:ins w:id="1151" w:author="Administrator" w:date="2015-12-01T16:43:00Z">
              <w:r w:rsidRPr="00AA2DED">
                <w:rPr>
                  <w:rFonts w:hint="eastAsia"/>
                </w:rPr>
                <w:t>头</w:t>
              </w:r>
            </w:ins>
          </w:p>
        </w:tc>
        <w:tc>
          <w:tcPr>
            <w:tcW w:w="518" w:type="dxa"/>
            <w:tcPrChange w:id="1152" w:author="Administrator" w:date="2015-12-01T17:05:00Z">
              <w:tcPr>
                <w:tcW w:w="518" w:type="dxa"/>
              </w:tcPr>
            </w:tcPrChange>
          </w:tcPr>
          <w:p w:rsidR="003E5D8B" w:rsidRPr="00AA2DED" w:rsidRDefault="003E5D8B" w:rsidP="006D2ABB">
            <w:pPr>
              <w:jc w:val="left"/>
              <w:rPr>
                <w:ins w:id="1153" w:author="Administrator" w:date="2015-12-01T16:43:00Z"/>
              </w:rPr>
            </w:pPr>
            <w:ins w:id="1154" w:author="Administrator" w:date="2015-12-01T16:43:00Z">
              <w:r w:rsidRPr="00AA2DED">
                <w:rPr>
                  <w:rFonts w:hint="eastAsia"/>
                </w:rPr>
                <w:t>头</w:t>
              </w:r>
            </w:ins>
          </w:p>
        </w:tc>
        <w:tc>
          <w:tcPr>
            <w:tcW w:w="759" w:type="dxa"/>
            <w:tcPrChange w:id="1155" w:author="Administrator" w:date="2015-12-01T17:05:00Z">
              <w:tcPr>
                <w:tcW w:w="759" w:type="dxa"/>
              </w:tcPr>
            </w:tcPrChange>
          </w:tcPr>
          <w:p w:rsidR="003E5D8B" w:rsidRPr="00AA2DED" w:rsidRDefault="003E5D8B" w:rsidP="006D2ABB">
            <w:pPr>
              <w:jc w:val="left"/>
              <w:rPr>
                <w:ins w:id="1156" w:author="Administrator" w:date="2015-12-01T16:43:00Z"/>
              </w:rPr>
            </w:pPr>
            <w:ins w:id="1157" w:author="Administrator" w:date="2015-12-01T16:43:00Z">
              <w:r w:rsidRPr="00AA2DED">
                <w:rPr>
                  <w:rFonts w:hint="eastAsia"/>
                </w:rPr>
                <w:t>SIZE</w:t>
              </w:r>
            </w:ins>
          </w:p>
        </w:tc>
        <w:tc>
          <w:tcPr>
            <w:tcW w:w="925" w:type="dxa"/>
            <w:tcPrChange w:id="1158" w:author="Administrator" w:date="2015-12-01T17:05:00Z">
              <w:tcPr>
                <w:tcW w:w="925" w:type="dxa"/>
              </w:tcPr>
            </w:tcPrChange>
          </w:tcPr>
          <w:p w:rsidR="003E5D8B" w:rsidRPr="00AA2DED" w:rsidRDefault="003E5D8B" w:rsidP="006D2ABB">
            <w:pPr>
              <w:jc w:val="left"/>
              <w:rPr>
                <w:ins w:id="1159" w:author="Administrator" w:date="2015-12-01T16:43:00Z"/>
              </w:rPr>
            </w:pPr>
            <w:ins w:id="1160" w:author="Administrator" w:date="2015-12-01T16:43:00Z">
              <w:r w:rsidRPr="00AA2DED">
                <w:rPr>
                  <w:rFonts w:hint="eastAsia"/>
                </w:rPr>
                <w:t>MODE</w:t>
              </w:r>
            </w:ins>
          </w:p>
        </w:tc>
        <w:tc>
          <w:tcPr>
            <w:tcW w:w="1325" w:type="dxa"/>
            <w:tcPrChange w:id="1161" w:author="Administrator" w:date="2015-12-01T17:05:00Z">
              <w:tcPr>
                <w:tcW w:w="1325" w:type="dxa"/>
              </w:tcPr>
            </w:tcPrChange>
          </w:tcPr>
          <w:p w:rsidR="003E5D8B" w:rsidRPr="00AA2DED" w:rsidRDefault="003E5D8B" w:rsidP="006D2ABB">
            <w:pPr>
              <w:jc w:val="left"/>
              <w:rPr>
                <w:ins w:id="1162" w:author="Administrator" w:date="2015-12-01T16:43:00Z"/>
              </w:rPr>
            </w:pPr>
            <w:proofErr w:type="spellStart"/>
            <w:ins w:id="1163" w:author="Administrator" w:date="2015-12-01T16:58:00Z">
              <w:r>
                <w:rPr>
                  <w:rFonts w:hint="eastAsia"/>
                </w:rPr>
                <w:t>C</w:t>
              </w:r>
              <w:r>
                <w:t>onf</w:t>
              </w:r>
            </w:ins>
            <w:ins w:id="1164" w:author="Administrator" w:date="2015-12-01T17:04:00Z">
              <w:r>
                <w:rPr>
                  <w:rFonts w:hint="eastAsia"/>
                </w:rPr>
                <w:t>_Name</w:t>
              </w:r>
            </w:ins>
            <w:proofErr w:type="spellEnd"/>
          </w:p>
        </w:tc>
        <w:tc>
          <w:tcPr>
            <w:tcW w:w="1647" w:type="dxa"/>
            <w:tcPrChange w:id="1165" w:author="Administrator" w:date="2015-12-01T17:05:00Z">
              <w:tcPr>
                <w:tcW w:w="1547" w:type="dxa"/>
              </w:tcPr>
            </w:tcPrChange>
          </w:tcPr>
          <w:p w:rsidR="003E5D8B" w:rsidRPr="00AA2DED" w:rsidRDefault="003E5D8B" w:rsidP="006D2ABB">
            <w:pPr>
              <w:jc w:val="left"/>
              <w:rPr>
                <w:ins w:id="1166" w:author="Administrator" w:date="2015-12-01T17:04:00Z"/>
              </w:rPr>
            </w:pPr>
            <w:proofErr w:type="spellStart"/>
            <w:ins w:id="1167" w:author="Administrator" w:date="2015-12-01T17:05:00Z">
              <w:r>
                <w:rPr>
                  <w:rFonts w:hint="eastAsia"/>
                </w:rPr>
                <w:t>C</w:t>
              </w:r>
              <w:r>
                <w:t>onf</w:t>
              </w:r>
              <w:r>
                <w:rPr>
                  <w:rFonts w:hint="eastAsia"/>
                </w:rPr>
                <w:t>_LPmode</w:t>
              </w:r>
            </w:ins>
            <w:proofErr w:type="spellEnd"/>
          </w:p>
        </w:tc>
        <w:tc>
          <w:tcPr>
            <w:tcW w:w="1417" w:type="dxa"/>
            <w:tcPrChange w:id="1168" w:author="Administrator" w:date="2015-12-01T17:05:00Z">
              <w:tcPr>
                <w:tcW w:w="1517" w:type="dxa"/>
              </w:tcPr>
            </w:tcPrChange>
          </w:tcPr>
          <w:p w:rsidR="003E5D8B" w:rsidRPr="00AA2DED" w:rsidRDefault="003E5D8B" w:rsidP="006D2ABB">
            <w:pPr>
              <w:jc w:val="left"/>
              <w:rPr>
                <w:ins w:id="1169" w:author="Administrator" w:date="2015-12-01T16:43:00Z"/>
              </w:rPr>
            </w:pPr>
            <w:ins w:id="1170" w:author="Administrator" w:date="2015-12-01T16:43:00Z">
              <w:r w:rsidRPr="00AA2DED">
                <w:t>C</w:t>
              </w:r>
              <w:r w:rsidRPr="00AA2DED">
                <w:rPr>
                  <w:rFonts w:hint="eastAsia"/>
                </w:rPr>
                <w:t>hecksum</w:t>
              </w:r>
            </w:ins>
          </w:p>
        </w:tc>
      </w:tr>
    </w:tbl>
    <w:p w:rsidR="00C4102A" w:rsidRPr="00AA2DED" w:rsidRDefault="00C4102A" w:rsidP="00C4102A">
      <w:pPr>
        <w:jc w:val="left"/>
        <w:rPr>
          <w:ins w:id="1171" w:author="Administrator" w:date="2015-12-01T16:43:00Z"/>
        </w:rPr>
      </w:pPr>
      <w:ins w:id="1172" w:author="Administrator" w:date="2015-12-01T16:43:00Z">
        <w:r w:rsidRPr="00AA2DED">
          <w:rPr>
            <w:rFonts w:hint="eastAsia"/>
          </w:rPr>
          <w:t>格式介绍：</w:t>
        </w:r>
      </w:ins>
    </w:p>
    <w:p w:rsidR="00C4102A" w:rsidRPr="00AA2DED" w:rsidRDefault="00C4102A" w:rsidP="00C4102A">
      <w:pPr>
        <w:jc w:val="left"/>
        <w:rPr>
          <w:ins w:id="1173" w:author="Administrator" w:date="2015-12-01T16:43:00Z"/>
        </w:rPr>
      </w:pPr>
      <w:ins w:id="1174" w:author="Administrator" w:date="2015-12-01T16:43:00Z">
        <w:r w:rsidRPr="00AA2DED">
          <w:rPr>
            <w:rFonts w:hint="eastAsia"/>
          </w:rPr>
          <w:t>由</w:t>
        </w:r>
        <w:r>
          <w:rPr>
            <w:rFonts w:hint="eastAsia"/>
          </w:rPr>
          <w:t>pad</w:t>
        </w:r>
        <w:r w:rsidRPr="00AA2DED">
          <w:rPr>
            <w:rFonts w:hint="eastAsia"/>
          </w:rPr>
          <w:t>发起</w:t>
        </w:r>
      </w:ins>
      <w:ins w:id="1175" w:author="Administrator" w:date="2015-12-01T17:05:00Z">
        <w:r w:rsidR="003E5D8B">
          <w:rPr>
            <w:rFonts w:hint="eastAsia"/>
          </w:rPr>
          <w:t>配置</w:t>
        </w:r>
      </w:ins>
      <w:ins w:id="1176" w:author="Administrator" w:date="2015-12-01T16:43:00Z">
        <w:r w:rsidRPr="00AA2DED">
          <w:rPr>
            <w:rFonts w:hint="eastAsia"/>
          </w:rPr>
          <w:t>请求格式</w:t>
        </w:r>
        <w:r>
          <w:rPr>
            <w:rFonts w:hint="eastAsia"/>
          </w:rPr>
          <w:t>，透</w:t>
        </w:r>
        <w:proofErr w:type="gramStart"/>
        <w:r>
          <w:rPr>
            <w:rFonts w:hint="eastAsia"/>
          </w:rPr>
          <w:t>传给蓝牙从</w:t>
        </w:r>
        <w:proofErr w:type="gramEnd"/>
        <w:r>
          <w:rPr>
            <w:rFonts w:hint="eastAsia"/>
          </w:rPr>
          <w:t>机</w:t>
        </w:r>
      </w:ins>
    </w:p>
    <w:p w:rsidR="00C4102A" w:rsidRPr="00AA2DED" w:rsidRDefault="00C4102A" w:rsidP="00C4102A">
      <w:pPr>
        <w:jc w:val="left"/>
        <w:rPr>
          <w:ins w:id="1177" w:author="Administrator" w:date="2015-12-01T16:43:00Z"/>
        </w:rPr>
      </w:pPr>
      <w:ins w:id="1178" w:author="Administrator" w:date="2015-12-01T16:43:00Z">
        <w:r w:rsidRPr="00AA2DED">
          <w:t>0x</w:t>
        </w:r>
        <w:r w:rsidRPr="00AA2DED">
          <w:rPr>
            <w:rFonts w:hint="eastAsia"/>
          </w:rPr>
          <w:t>48；</w:t>
        </w:r>
        <w:r w:rsidRPr="00AA2DED">
          <w:t>0x</w:t>
        </w:r>
        <w:r w:rsidRPr="00AA2DED">
          <w:rPr>
            <w:rFonts w:hint="eastAsia"/>
          </w:rPr>
          <w:t>59；0x3C；</w:t>
        </w:r>
        <w:r w:rsidRPr="00AA2DED">
          <w:t>[</w:t>
        </w:r>
        <w:r w:rsidRPr="00AA2DED">
          <w:rPr>
            <w:rFonts w:hint="eastAsia"/>
          </w:rPr>
          <w:t>请求</w:t>
        </w:r>
        <w:r w:rsidRPr="00AA2DED">
          <w:t>描述长度</w:t>
        </w:r>
        <w:r w:rsidRPr="00AA2DED">
          <w:rPr>
            <w:rFonts w:hint="eastAsia"/>
          </w:rPr>
          <w:t>0(SIZE_LENGHT)</w:t>
        </w:r>
        <w:r w:rsidRPr="00AA2DED">
          <w:t>]</w:t>
        </w:r>
        <w:r w:rsidRPr="00AA2DED">
          <w:rPr>
            <w:rFonts w:hint="eastAsia"/>
          </w:rPr>
          <w:t>；[请求帧1(MODE)在</w:t>
        </w:r>
      </w:ins>
      <w:ins w:id="1179" w:author="Administrator" w:date="2015-12-01T17:06:00Z">
        <w:r w:rsidR="003E5D8B">
          <w:rPr>
            <w:rFonts w:hint="eastAsia"/>
          </w:rPr>
          <w:t>配置请求</w:t>
        </w:r>
      </w:ins>
      <w:proofErr w:type="gramStart"/>
      <w:ins w:id="1180" w:author="Administrator" w:date="2015-12-01T16:43:00Z">
        <w:r w:rsidRPr="00AA2DED">
          <w:rPr>
            <w:rFonts w:hint="eastAsia"/>
          </w:rPr>
          <w:t>时固定</w:t>
        </w:r>
        <w:proofErr w:type="gramEnd"/>
        <w:r w:rsidR="003E5D8B">
          <w:rPr>
            <w:rFonts w:hint="eastAsia"/>
          </w:rPr>
          <w:t>0X</w:t>
        </w:r>
      </w:ins>
      <w:ins w:id="1181" w:author="Administrator" w:date="2015-12-01T17:06:00Z">
        <w:r w:rsidR="003E5D8B">
          <w:rPr>
            <w:rFonts w:hint="eastAsia"/>
          </w:rPr>
          <w:t>04</w:t>
        </w:r>
      </w:ins>
      <w:ins w:id="1182" w:author="Administrator" w:date="2015-12-01T16:43:00Z">
        <w:r w:rsidRPr="00AA2DED">
          <w:t>]</w:t>
        </w:r>
        <w:r w:rsidRPr="00AA2DED">
          <w:rPr>
            <w:rFonts w:hint="eastAsia"/>
          </w:rPr>
          <w:t xml:space="preserve"> ；</w:t>
        </w:r>
        <w:r w:rsidRPr="00AA2DED">
          <w:t xml:space="preserve"> [</w:t>
        </w:r>
        <w:r w:rsidRPr="00AA2DED">
          <w:rPr>
            <w:rFonts w:hint="eastAsia"/>
          </w:rPr>
          <w:t>请求帧2(</w:t>
        </w:r>
      </w:ins>
      <w:proofErr w:type="spellStart"/>
      <w:ins w:id="1183" w:author="Administrator" w:date="2015-12-01T17:06:00Z">
        <w:r w:rsidR="003E5D8B">
          <w:rPr>
            <w:rFonts w:hint="eastAsia"/>
          </w:rPr>
          <w:t>C</w:t>
        </w:r>
        <w:r w:rsidR="003E5D8B">
          <w:t>onf</w:t>
        </w:r>
        <w:r w:rsidR="003E5D8B">
          <w:rPr>
            <w:rFonts w:hint="eastAsia"/>
          </w:rPr>
          <w:t>_Name</w:t>
        </w:r>
      </w:ins>
      <w:proofErr w:type="spellEnd"/>
      <w:ins w:id="1184" w:author="Administrator" w:date="2015-12-01T16:43:00Z">
        <w:r w:rsidRPr="00AA2DED">
          <w:rPr>
            <w:rFonts w:hint="eastAsia"/>
          </w:rPr>
          <w:t>)</w:t>
        </w:r>
        <w:r w:rsidRPr="00AA2DED">
          <w:t>]</w:t>
        </w:r>
        <w:r w:rsidRPr="00AA2DED">
          <w:rPr>
            <w:rFonts w:hint="eastAsia"/>
          </w:rPr>
          <w:t>；[请求帧3(</w:t>
        </w:r>
      </w:ins>
      <w:proofErr w:type="spellStart"/>
      <w:ins w:id="1185" w:author="Administrator" w:date="2015-12-01T17:06:00Z">
        <w:r w:rsidR="003E5D8B">
          <w:rPr>
            <w:rFonts w:hint="eastAsia"/>
          </w:rPr>
          <w:t>C</w:t>
        </w:r>
        <w:r w:rsidR="003E5D8B">
          <w:t>onf</w:t>
        </w:r>
        <w:r w:rsidR="003E5D8B">
          <w:rPr>
            <w:rFonts w:hint="eastAsia"/>
          </w:rPr>
          <w:t>_LPmode</w:t>
        </w:r>
      </w:ins>
      <w:proofErr w:type="spellEnd"/>
      <w:ins w:id="1186" w:author="Administrator" w:date="2015-12-01T16:43:00Z">
        <w:r w:rsidRPr="00AA2DED">
          <w:rPr>
            <w:rFonts w:hint="eastAsia"/>
          </w:rPr>
          <w:t>)]；[数据校验(Checksum)]</w:t>
        </w:r>
      </w:ins>
    </w:p>
    <w:p w:rsidR="00C4102A" w:rsidRPr="00AA2DED" w:rsidRDefault="00C4102A" w:rsidP="00C4102A">
      <w:pPr>
        <w:jc w:val="left"/>
        <w:rPr>
          <w:ins w:id="1187" w:author="Administrator" w:date="2015-12-01T16:43:00Z"/>
        </w:rPr>
      </w:pPr>
      <w:ins w:id="1188" w:author="Administrator" w:date="2015-12-01T16:43:00Z">
        <w:r w:rsidRPr="00AA2DED">
          <w:rPr>
            <w:rFonts w:hint="eastAsia"/>
          </w:rPr>
          <w:t>SIZE指的是报告</w:t>
        </w:r>
        <w:r w:rsidRPr="00AA2DED">
          <w:t>描述长度</w:t>
        </w:r>
        <w:r w:rsidRPr="00AA2DED">
          <w:rPr>
            <w:rFonts w:hint="eastAsia"/>
          </w:rPr>
          <w:t>，从SIZE开始到CHECKSUM数据校验的总字节数，并且从0开始计数。</w:t>
        </w:r>
      </w:ins>
    </w:p>
    <w:p w:rsidR="00C4102A" w:rsidRPr="00AA2DED" w:rsidRDefault="00C4102A" w:rsidP="00C4102A">
      <w:pPr>
        <w:jc w:val="left"/>
        <w:rPr>
          <w:ins w:id="1189" w:author="Administrator" w:date="2015-12-01T16:43:00Z"/>
        </w:rPr>
      </w:pPr>
      <w:ins w:id="1190" w:author="Administrator" w:date="2015-12-01T16:43:00Z">
        <w:r w:rsidRPr="00AA2DED">
          <w:rPr>
            <w:rFonts w:hint="eastAsia"/>
          </w:rPr>
          <w:t>请求帧1是MODE，模式请求选择，例如ID绑定请求时0X</w:t>
        </w:r>
      </w:ins>
      <w:ins w:id="1191" w:author="Administrator" w:date="2015-12-01T17:07:00Z">
        <w:r w:rsidR="003E5D8B">
          <w:rPr>
            <w:rFonts w:hint="eastAsia"/>
          </w:rPr>
          <w:t>04</w:t>
        </w:r>
      </w:ins>
      <w:ins w:id="1192" w:author="Administrator" w:date="2015-12-01T16:43:00Z">
        <w:r w:rsidRPr="00AA2DED">
          <w:rPr>
            <w:rFonts w:hint="eastAsia"/>
          </w:rPr>
          <w:t>。</w:t>
        </w:r>
      </w:ins>
    </w:p>
    <w:p w:rsidR="00C4102A" w:rsidRPr="006D2ABB" w:rsidRDefault="00C4102A" w:rsidP="00C4102A">
      <w:pPr>
        <w:jc w:val="left"/>
        <w:rPr>
          <w:ins w:id="1193" w:author="Administrator" w:date="2015-12-01T16:43:00Z"/>
          <w:b/>
        </w:rPr>
      </w:pPr>
      <w:ins w:id="1194" w:author="Administrator" w:date="2015-12-01T16:43:00Z">
        <w:r w:rsidRPr="006D2ABB">
          <w:rPr>
            <w:rFonts w:hint="eastAsia"/>
            <w:b/>
          </w:rPr>
          <w:t>请求帧</w:t>
        </w:r>
        <w:r w:rsidRPr="006D2ABB">
          <w:rPr>
            <w:b/>
          </w:rPr>
          <w:t>2是</w:t>
        </w:r>
      </w:ins>
      <w:proofErr w:type="spellStart"/>
      <w:ins w:id="1195" w:author="Administrator" w:date="2015-12-01T17:07:00Z">
        <w:r w:rsidR="003E5D8B">
          <w:rPr>
            <w:rFonts w:hint="eastAsia"/>
          </w:rPr>
          <w:t>C</w:t>
        </w:r>
        <w:r w:rsidR="003E5D8B">
          <w:t>onf</w:t>
        </w:r>
        <w:r w:rsidR="003E5D8B">
          <w:rPr>
            <w:rFonts w:hint="eastAsia"/>
          </w:rPr>
          <w:t>_Name</w:t>
        </w:r>
      </w:ins>
      <w:proofErr w:type="spellEnd"/>
      <w:ins w:id="1196" w:author="Administrator" w:date="2015-12-01T16:43:00Z">
        <w:r w:rsidRPr="006D2ABB">
          <w:rPr>
            <w:b/>
          </w:rPr>
          <w:t>，</w:t>
        </w:r>
        <w:r w:rsidRPr="006D2ABB">
          <w:rPr>
            <w:rFonts w:hint="eastAsia"/>
            <w:b/>
          </w:rPr>
          <w:t>请求</w:t>
        </w:r>
      </w:ins>
      <w:proofErr w:type="gramStart"/>
      <w:ins w:id="1197" w:author="Administrator" w:date="2015-12-01T17:08:00Z">
        <w:r w:rsidR="003E5D8B">
          <w:rPr>
            <w:rFonts w:hint="eastAsia"/>
            <w:b/>
          </w:rPr>
          <w:t>配置</w:t>
        </w:r>
      </w:ins>
      <w:ins w:id="1198" w:author="Administrator" w:date="2015-12-01T16:43:00Z">
        <w:r w:rsidRPr="006D2ABB">
          <w:rPr>
            <w:rFonts w:hint="eastAsia"/>
            <w:b/>
          </w:rPr>
          <w:t>蓝牙</w:t>
        </w:r>
      </w:ins>
      <w:ins w:id="1199" w:author="Administrator" w:date="2015-12-01T17:08:00Z">
        <w:r w:rsidR="003E5D8B">
          <w:rPr>
            <w:rFonts w:hint="eastAsia"/>
            <w:b/>
          </w:rPr>
          <w:t>从</w:t>
        </w:r>
        <w:proofErr w:type="gramEnd"/>
        <w:r w:rsidR="003E5D8B">
          <w:rPr>
            <w:rFonts w:hint="eastAsia"/>
            <w:b/>
          </w:rPr>
          <w:t>机</w:t>
        </w:r>
      </w:ins>
      <w:ins w:id="1200" w:author="Administrator" w:date="2015-12-01T16:43:00Z">
        <w:r w:rsidRPr="006D2ABB">
          <w:rPr>
            <w:b/>
          </w:rPr>
          <w:t>-智能心率</w:t>
        </w:r>
        <w:r w:rsidRPr="006D2ABB">
          <w:rPr>
            <w:rFonts w:hint="eastAsia"/>
            <w:b/>
          </w:rPr>
          <w:t>贴</w:t>
        </w:r>
      </w:ins>
      <w:ins w:id="1201" w:author="Administrator" w:date="2015-12-01T17:08:00Z">
        <w:r w:rsidR="003E5D8B">
          <w:rPr>
            <w:rFonts w:hint="eastAsia"/>
            <w:b/>
          </w:rPr>
          <w:t>名称</w:t>
        </w:r>
      </w:ins>
      <w:ins w:id="1202" w:author="Administrator" w:date="2015-12-01T16:43:00Z">
        <w:r w:rsidRPr="006D2ABB">
          <w:rPr>
            <w:rFonts w:hint="eastAsia"/>
            <w:b/>
          </w:rPr>
          <w:t>，</w:t>
        </w:r>
      </w:ins>
      <w:ins w:id="1203" w:author="Administrator" w:date="2015-12-01T17:08:00Z">
        <w:r w:rsidR="003E5D8B">
          <w:rPr>
            <w:rFonts w:hint="eastAsia"/>
            <w:b/>
          </w:rPr>
          <w:t>长度不得超过10个字节</w:t>
        </w:r>
      </w:ins>
      <w:ins w:id="1204" w:author="Administrator" w:date="2015-12-01T16:43:00Z">
        <w:r w:rsidRPr="006D2ABB">
          <w:rPr>
            <w:rFonts w:hint="eastAsia"/>
            <w:b/>
          </w:rPr>
          <w:t>。</w:t>
        </w:r>
      </w:ins>
    </w:p>
    <w:p w:rsidR="00C4102A" w:rsidRPr="00AA2DED" w:rsidRDefault="00C4102A" w:rsidP="00C4102A">
      <w:pPr>
        <w:jc w:val="left"/>
        <w:rPr>
          <w:ins w:id="1205" w:author="Administrator" w:date="2015-12-01T16:43:00Z"/>
        </w:rPr>
      </w:pPr>
      <w:ins w:id="1206" w:author="Administrator" w:date="2015-12-01T16:43:00Z">
        <w:r w:rsidRPr="00AA2DED">
          <w:rPr>
            <w:rFonts w:hint="eastAsia"/>
          </w:rPr>
          <w:t>请求帧3是</w:t>
        </w:r>
      </w:ins>
      <w:proofErr w:type="spellStart"/>
      <w:ins w:id="1207" w:author="Administrator" w:date="2015-12-01T17:09:00Z">
        <w:r w:rsidR="003E5D8B">
          <w:rPr>
            <w:rFonts w:hint="eastAsia"/>
          </w:rPr>
          <w:t>C</w:t>
        </w:r>
        <w:r w:rsidR="003E5D8B">
          <w:t>onf</w:t>
        </w:r>
        <w:r w:rsidR="003E5D8B">
          <w:rPr>
            <w:rFonts w:hint="eastAsia"/>
          </w:rPr>
          <w:t>_LPmode</w:t>
        </w:r>
      </w:ins>
      <w:proofErr w:type="spellEnd"/>
      <w:ins w:id="1208" w:author="Administrator" w:date="2015-12-01T16:43:00Z">
        <w:r w:rsidRPr="00AA2DED">
          <w:rPr>
            <w:rFonts w:hint="eastAsia"/>
          </w:rPr>
          <w:t>，例如</w:t>
        </w:r>
        <w:r w:rsidR="003E5D8B">
          <w:rPr>
            <w:rFonts w:hint="eastAsia"/>
          </w:rPr>
          <w:t>0X</w:t>
        </w:r>
      </w:ins>
      <w:ins w:id="1209" w:author="Administrator" w:date="2015-12-01T17:09:00Z">
        <w:r w:rsidR="003E5D8B">
          <w:rPr>
            <w:rFonts w:hint="eastAsia"/>
          </w:rPr>
          <w:t>00，0X01,0X02,0X03</w:t>
        </w:r>
      </w:ins>
      <w:ins w:id="1210" w:author="Administrator" w:date="2015-12-01T16:43:00Z">
        <w:r w:rsidRPr="00AA2DED">
          <w:rPr>
            <w:rFonts w:hint="eastAsia"/>
          </w:rPr>
          <w:t>，</w:t>
        </w:r>
      </w:ins>
      <w:ins w:id="1211" w:author="Administrator" w:date="2015-12-01T17:10:00Z">
        <w:r w:rsidR="003E5D8B">
          <w:rPr>
            <w:rFonts w:hint="eastAsia"/>
          </w:rPr>
          <w:t>依次发送广播</w:t>
        </w:r>
      </w:ins>
      <w:ins w:id="1212" w:author="Administrator" w:date="2015-12-01T17:11:00Z">
        <w:r w:rsidR="003E5D8B">
          <w:rPr>
            <w:rFonts w:hint="eastAsia"/>
          </w:rPr>
          <w:t>时间</w:t>
        </w:r>
      </w:ins>
      <w:ins w:id="1213" w:author="Administrator" w:date="2015-12-01T17:10:00Z">
        <w:r w:rsidR="003E5D8B">
          <w:rPr>
            <w:rFonts w:hint="eastAsia"/>
          </w:rPr>
          <w:t>间隔</w:t>
        </w:r>
      </w:ins>
      <w:ins w:id="1214" w:author="Administrator" w:date="2015-12-01T17:11:00Z">
        <w:r w:rsidR="003E5D8B">
          <w:rPr>
            <w:rFonts w:hint="eastAsia"/>
          </w:rPr>
          <w:t>缩小，功耗增加</w:t>
        </w:r>
      </w:ins>
      <w:ins w:id="1215" w:author="Administrator" w:date="2015-12-01T16:43:00Z">
        <w:r w:rsidRPr="00AA2DED">
          <w:rPr>
            <w:rFonts w:hint="eastAsia"/>
          </w:rPr>
          <w:t>。</w:t>
        </w:r>
      </w:ins>
    </w:p>
    <w:p w:rsidR="00C4102A" w:rsidRPr="00AA2DED" w:rsidRDefault="00C4102A" w:rsidP="00C4102A">
      <w:pPr>
        <w:jc w:val="left"/>
        <w:rPr>
          <w:ins w:id="1216" w:author="Administrator" w:date="2015-12-01T16:43:00Z"/>
        </w:rPr>
      </w:pPr>
      <w:ins w:id="1217" w:author="Administrator" w:date="2015-12-01T16:43:00Z">
        <w:r w:rsidRPr="00AA2DED">
          <w:rPr>
            <w:rFonts w:hint="eastAsia"/>
          </w:rPr>
          <w:t>数据校验是Checksum位，即从SIZE开始到checksum之前的所有数据异</w:t>
        </w:r>
        <w:proofErr w:type="gramStart"/>
        <w:r w:rsidRPr="00AA2DED">
          <w:rPr>
            <w:rFonts w:hint="eastAsia"/>
          </w:rPr>
          <w:t>或</w:t>
        </w:r>
        <w:proofErr w:type="gramEnd"/>
        <w:r w:rsidRPr="00AA2DED">
          <w:rPr>
            <w:rFonts w:hint="eastAsia"/>
          </w:rPr>
          <w:t>。</w:t>
        </w:r>
      </w:ins>
    </w:p>
    <w:p w:rsidR="00C4102A" w:rsidRPr="006D2ABB" w:rsidRDefault="00C4102A" w:rsidP="00C4102A">
      <w:pPr>
        <w:pStyle w:val="a3"/>
        <w:ind w:left="360" w:firstLineChars="0" w:firstLine="0"/>
        <w:rPr>
          <w:ins w:id="1218" w:author="Administrator" w:date="2015-12-01T16:43:00Z"/>
          <w:szCs w:val="21"/>
        </w:rPr>
      </w:pPr>
      <w:ins w:id="1219" w:author="Administrator" w:date="2015-12-01T16:43:00Z">
        <w:r w:rsidRPr="006D2ABB">
          <w:rPr>
            <w:rFonts w:hint="eastAsia"/>
            <w:szCs w:val="21"/>
          </w:rPr>
          <w:t>例子:</w:t>
        </w:r>
      </w:ins>
    </w:p>
    <w:p w:rsidR="00C4102A" w:rsidRPr="006D2ABB" w:rsidRDefault="00C4102A" w:rsidP="00C4102A">
      <w:pPr>
        <w:ind w:firstLineChars="150" w:firstLine="315"/>
        <w:rPr>
          <w:ins w:id="1220" w:author="Administrator" w:date="2015-12-01T16:43:00Z"/>
          <w:szCs w:val="21"/>
        </w:rPr>
      </w:pPr>
      <w:proofErr w:type="gramStart"/>
      <w:ins w:id="1221" w:author="Administrator" w:date="2015-12-01T16:43:00Z">
        <w:r w:rsidRPr="006D2ABB">
          <w:rPr>
            <w:rFonts w:hint="eastAsia"/>
            <w:szCs w:val="21"/>
          </w:rPr>
          <w:t>实现</w:t>
        </w:r>
      </w:ins>
      <w:ins w:id="1222" w:author="Administrator" w:date="2015-12-01T17:12:00Z">
        <w:r w:rsidR="00D30AA8">
          <w:rPr>
            <w:rFonts w:hint="eastAsia"/>
            <w:szCs w:val="21"/>
          </w:rPr>
          <w:t>蓝牙名称</w:t>
        </w:r>
        <w:proofErr w:type="gramEnd"/>
        <w:r w:rsidR="00D30AA8">
          <w:rPr>
            <w:rFonts w:hint="eastAsia"/>
            <w:szCs w:val="21"/>
          </w:rPr>
          <w:t>修改，低功耗</w:t>
        </w:r>
      </w:ins>
      <w:ins w:id="1223" w:author="Administrator" w:date="2015-12-01T16:43:00Z">
        <w:r w:rsidRPr="006D2ABB">
          <w:rPr>
            <w:rFonts w:hint="eastAsia"/>
            <w:szCs w:val="21"/>
          </w:rPr>
          <w:t>功能(</w:t>
        </w:r>
        <w:proofErr w:type="gramStart"/>
        <w:r w:rsidRPr="006D2ABB">
          <w:rPr>
            <w:rFonts w:hint="eastAsia"/>
            <w:szCs w:val="21"/>
          </w:rPr>
          <w:t>例如</w:t>
        </w:r>
      </w:ins>
      <w:ins w:id="1224" w:author="Administrator" w:date="2015-12-01T17:12:00Z">
        <w:r w:rsidR="00D30AA8">
          <w:rPr>
            <w:rFonts w:hint="eastAsia"/>
            <w:szCs w:val="21"/>
          </w:rPr>
          <w:t>蓝牙从</w:t>
        </w:r>
        <w:proofErr w:type="gramEnd"/>
        <w:r w:rsidR="00D30AA8">
          <w:rPr>
            <w:rFonts w:hint="eastAsia"/>
            <w:szCs w:val="21"/>
          </w:rPr>
          <w:t>机名称</w:t>
        </w:r>
      </w:ins>
      <w:ins w:id="1225" w:author="Administrator" w:date="2015-12-01T16:43:00Z">
        <w:r w:rsidRPr="006D2ABB">
          <w:rPr>
            <w:rFonts w:hint="eastAsia"/>
            <w:szCs w:val="21"/>
          </w:rPr>
          <w:t>:</w:t>
        </w:r>
        <w:r w:rsidR="00D30AA8">
          <w:rPr>
            <w:rFonts w:hint="eastAsia"/>
            <w:szCs w:val="21"/>
          </w:rPr>
          <w:t>123456789A</w:t>
        </w:r>
        <w:r w:rsidRPr="006D2ABB">
          <w:rPr>
            <w:rFonts w:hint="eastAsia"/>
            <w:szCs w:val="21"/>
          </w:rPr>
          <w:t>)</w:t>
        </w:r>
      </w:ins>
    </w:p>
    <w:p w:rsidR="00C4102A" w:rsidRPr="006D2ABB" w:rsidRDefault="00C4102A" w:rsidP="00C4102A">
      <w:pPr>
        <w:pStyle w:val="a3"/>
        <w:ind w:left="360" w:firstLineChars="0" w:firstLine="0"/>
        <w:rPr>
          <w:ins w:id="1226" w:author="Administrator" w:date="2015-12-01T16:43:00Z"/>
          <w:szCs w:val="21"/>
        </w:rPr>
      </w:pPr>
      <w:ins w:id="1227" w:author="Administrator" w:date="2015-12-01T16:43:00Z">
        <w:r w:rsidRPr="006D2ABB">
          <w:rPr>
            <w:rFonts w:hint="eastAsia"/>
            <w:szCs w:val="21"/>
          </w:rPr>
          <w:lastRenderedPageBreak/>
          <w:t>PAD</w:t>
        </w:r>
      </w:ins>
      <w:proofErr w:type="gramStart"/>
      <w:ins w:id="1228" w:author="Administrator" w:date="2015-12-01T17:11:00Z">
        <w:r w:rsidR="00D30AA8">
          <w:rPr>
            <w:rFonts w:hint="eastAsia"/>
            <w:szCs w:val="21"/>
          </w:rPr>
          <w:t>或者蓝牙主机</w:t>
        </w:r>
      </w:ins>
      <w:proofErr w:type="gramEnd"/>
      <w:ins w:id="1229" w:author="Administrator" w:date="2015-12-01T16:43:00Z">
        <w:r w:rsidRPr="006D2ABB">
          <w:rPr>
            <w:rFonts w:hint="eastAsia"/>
            <w:szCs w:val="21"/>
          </w:rPr>
          <w:t>发送以下信息</w:t>
        </w:r>
      </w:ins>
      <w:ins w:id="1230" w:author="Administrator" w:date="2015-12-01T17:13:00Z">
        <w:r w:rsidR="00D30AA8">
          <w:rPr>
            <w:rFonts w:hint="eastAsia"/>
            <w:szCs w:val="21"/>
            <w:highlight w:val="yellow"/>
          </w:rPr>
          <w:t>配置</w:t>
        </w:r>
      </w:ins>
      <w:ins w:id="1231" w:author="Administrator" w:date="2015-12-01T16:43:00Z">
        <w:r w:rsidRPr="006D2ABB">
          <w:rPr>
            <w:rFonts w:hint="eastAsia"/>
            <w:szCs w:val="21"/>
            <w:highlight w:val="yellow"/>
          </w:rPr>
          <w:t>命令</w:t>
        </w:r>
      </w:ins>
    </w:p>
    <w:tbl>
      <w:tblPr>
        <w:tblStyle w:val="a7"/>
        <w:tblW w:w="10413" w:type="dxa"/>
        <w:tblInd w:w="-1324" w:type="dxa"/>
        <w:tblLayout w:type="fixed"/>
        <w:tblLook w:val="04A0" w:firstRow="1" w:lastRow="0" w:firstColumn="1" w:lastColumn="0" w:noHBand="0" w:noVBand="1"/>
        <w:tblPrChange w:id="1232" w:author="Administrator" w:date="2015-12-01T17:13:00Z">
          <w:tblPr>
            <w:tblStyle w:val="a7"/>
            <w:tblW w:w="10980" w:type="dxa"/>
            <w:tblInd w:w="-1324" w:type="dxa"/>
            <w:tblLayout w:type="fixed"/>
            <w:tblLook w:val="04A0" w:firstRow="1" w:lastRow="0" w:firstColumn="1" w:lastColumn="0" w:noHBand="0" w:noVBand="1"/>
          </w:tblPr>
        </w:tblPrChange>
      </w:tblPr>
      <w:tblGrid>
        <w:gridCol w:w="501"/>
        <w:gridCol w:w="504"/>
        <w:gridCol w:w="508"/>
        <w:gridCol w:w="684"/>
        <w:gridCol w:w="566"/>
        <w:gridCol w:w="567"/>
        <w:gridCol w:w="566"/>
        <w:gridCol w:w="567"/>
        <w:gridCol w:w="566"/>
        <w:gridCol w:w="567"/>
        <w:gridCol w:w="567"/>
        <w:gridCol w:w="567"/>
        <w:gridCol w:w="566"/>
        <w:gridCol w:w="567"/>
        <w:gridCol w:w="566"/>
        <w:gridCol w:w="567"/>
        <w:gridCol w:w="1417"/>
        <w:tblGridChange w:id="1233">
          <w:tblGrid>
            <w:gridCol w:w="501"/>
            <w:gridCol w:w="504"/>
            <w:gridCol w:w="508"/>
            <w:gridCol w:w="684"/>
            <w:gridCol w:w="566"/>
            <w:gridCol w:w="567"/>
            <w:gridCol w:w="566"/>
            <w:gridCol w:w="567"/>
            <w:gridCol w:w="566"/>
            <w:gridCol w:w="567"/>
            <w:gridCol w:w="567"/>
            <w:gridCol w:w="567"/>
            <w:gridCol w:w="566"/>
            <w:gridCol w:w="567"/>
            <w:gridCol w:w="566"/>
            <w:gridCol w:w="567"/>
            <w:gridCol w:w="1417"/>
          </w:tblGrid>
        </w:tblGridChange>
      </w:tblGrid>
      <w:tr w:rsidR="00D30AA8" w:rsidRPr="006D2ABB" w:rsidTr="00D30AA8">
        <w:trPr>
          <w:ins w:id="1234" w:author="Administrator" w:date="2015-12-01T16:43:00Z"/>
        </w:trPr>
        <w:tc>
          <w:tcPr>
            <w:tcW w:w="501" w:type="dxa"/>
            <w:tcPrChange w:id="1235" w:author="Administrator" w:date="2015-12-01T17:13:00Z">
              <w:tcPr>
                <w:tcW w:w="501" w:type="dxa"/>
              </w:tcPr>
            </w:tcPrChange>
          </w:tcPr>
          <w:p w:rsidR="00D30AA8" w:rsidRPr="006D2ABB" w:rsidRDefault="00D30AA8" w:rsidP="006D2ABB">
            <w:pPr>
              <w:rPr>
                <w:ins w:id="1236" w:author="Administrator" w:date="2015-12-01T16:43:00Z"/>
                <w:color w:val="C00000"/>
                <w:szCs w:val="21"/>
              </w:rPr>
            </w:pPr>
            <w:ins w:id="1237" w:author="Administrator" w:date="2015-12-01T16:43:00Z">
              <w:r w:rsidRPr="006D2ABB">
                <w:rPr>
                  <w:rFonts w:hint="eastAsia"/>
                  <w:color w:val="C00000"/>
                  <w:szCs w:val="21"/>
                </w:rPr>
                <w:t>48</w:t>
              </w:r>
            </w:ins>
          </w:p>
        </w:tc>
        <w:tc>
          <w:tcPr>
            <w:tcW w:w="504" w:type="dxa"/>
            <w:tcPrChange w:id="1238" w:author="Administrator" w:date="2015-12-01T17:13:00Z">
              <w:tcPr>
                <w:tcW w:w="504" w:type="dxa"/>
              </w:tcPr>
            </w:tcPrChange>
          </w:tcPr>
          <w:p w:rsidR="00D30AA8" w:rsidRPr="006D2ABB" w:rsidRDefault="00D30AA8" w:rsidP="006D2ABB">
            <w:pPr>
              <w:rPr>
                <w:ins w:id="1239" w:author="Administrator" w:date="2015-12-01T16:43:00Z"/>
                <w:color w:val="C00000"/>
                <w:szCs w:val="21"/>
              </w:rPr>
            </w:pPr>
            <w:ins w:id="1240" w:author="Administrator" w:date="2015-12-01T16:43:00Z">
              <w:r w:rsidRPr="006D2ABB">
                <w:rPr>
                  <w:rFonts w:hint="eastAsia"/>
                  <w:color w:val="C00000"/>
                  <w:szCs w:val="21"/>
                </w:rPr>
                <w:t>59</w:t>
              </w:r>
            </w:ins>
          </w:p>
        </w:tc>
        <w:tc>
          <w:tcPr>
            <w:tcW w:w="508" w:type="dxa"/>
            <w:tcPrChange w:id="1241" w:author="Administrator" w:date="2015-12-01T17:13:00Z">
              <w:tcPr>
                <w:tcW w:w="508" w:type="dxa"/>
              </w:tcPr>
            </w:tcPrChange>
          </w:tcPr>
          <w:p w:rsidR="00D30AA8" w:rsidRPr="006D2ABB" w:rsidRDefault="00D30AA8" w:rsidP="006D2ABB">
            <w:pPr>
              <w:rPr>
                <w:ins w:id="1242" w:author="Administrator" w:date="2015-12-01T16:43:00Z"/>
                <w:color w:val="C00000"/>
                <w:szCs w:val="21"/>
              </w:rPr>
            </w:pPr>
            <w:ins w:id="1243" w:author="Administrator" w:date="2015-12-01T16:43:00Z">
              <w:r w:rsidRPr="006D2ABB">
                <w:rPr>
                  <w:rFonts w:hint="eastAsia"/>
                  <w:color w:val="C00000"/>
                  <w:szCs w:val="21"/>
                </w:rPr>
                <w:t>3C</w:t>
              </w:r>
            </w:ins>
          </w:p>
        </w:tc>
        <w:tc>
          <w:tcPr>
            <w:tcW w:w="684" w:type="dxa"/>
            <w:tcPrChange w:id="1244" w:author="Administrator" w:date="2015-12-01T17:13:00Z">
              <w:tcPr>
                <w:tcW w:w="684" w:type="dxa"/>
              </w:tcPr>
            </w:tcPrChange>
          </w:tcPr>
          <w:p w:rsidR="00D30AA8" w:rsidRPr="006D2ABB" w:rsidRDefault="00D30AA8" w:rsidP="006D2ABB">
            <w:pPr>
              <w:rPr>
                <w:ins w:id="1245" w:author="Administrator" w:date="2015-12-01T16:43:00Z"/>
                <w:color w:val="C00000"/>
                <w:szCs w:val="21"/>
              </w:rPr>
            </w:pPr>
            <w:ins w:id="1246" w:author="Administrator" w:date="2015-12-01T16:43:00Z">
              <w:r>
                <w:rPr>
                  <w:rFonts w:hint="eastAsia"/>
                  <w:color w:val="FF0000"/>
                  <w:szCs w:val="21"/>
                </w:rPr>
                <w:t>0</w:t>
              </w:r>
            </w:ins>
            <w:ins w:id="1247" w:author="Administrator" w:date="2015-12-01T17:20:00Z">
              <w:r>
                <w:rPr>
                  <w:rFonts w:hint="eastAsia"/>
                  <w:color w:val="FF0000"/>
                  <w:szCs w:val="21"/>
                </w:rPr>
                <w:t>D</w:t>
              </w:r>
            </w:ins>
          </w:p>
        </w:tc>
        <w:tc>
          <w:tcPr>
            <w:tcW w:w="566" w:type="dxa"/>
            <w:tcPrChange w:id="1248" w:author="Administrator" w:date="2015-12-01T17:13:00Z">
              <w:tcPr>
                <w:tcW w:w="566" w:type="dxa"/>
              </w:tcPr>
            </w:tcPrChange>
          </w:tcPr>
          <w:p w:rsidR="00D30AA8" w:rsidRPr="006D2ABB" w:rsidRDefault="00D30AA8" w:rsidP="006D2ABB">
            <w:pPr>
              <w:rPr>
                <w:ins w:id="1249" w:author="Administrator" w:date="2015-12-01T16:43:00Z"/>
                <w:color w:val="FFC000"/>
                <w:szCs w:val="21"/>
              </w:rPr>
            </w:pPr>
            <w:ins w:id="1250" w:author="Administrator" w:date="2015-12-01T17:13:00Z">
              <w:r>
                <w:rPr>
                  <w:rFonts w:hint="eastAsia"/>
                  <w:color w:val="FFC000"/>
                  <w:szCs w:val="21"/>
                </w:rPr>
                <w:t>04</w:t>
              </w:r>
            </w:ins>
          </w:p>
        </w:tc>
        <w:tc>
          <w:tcPr>
            <w:tcW w:w="567" w:type="dxa"/>
            <w:tcPrChange w:id="1251" w:author="Administrator" w:date="2015-12-01T17:13:00Z">
              <w:tcPr>
                <w:tcW w:w="567" w:type="dxa"/>
              </w:tcPr>
            </w:tcPrChange>
          </w:tcPr>
          <w:p w:rsidR="00D30AA8" w:rsidRPr="006D2ABB" w:rsidRDefault="00D30AA8" w:rsidP="006D2ABB">
            <w:pPr>
              <w:rPr>
                <w:ins w:id="1252" w:author="Administrator" w:date="2015-12-01T16:43:00Z"/>
                <w:color w:val="00B0F0"/>
                <w:szCs w:val="21"/>
              </w:rPr>
            </w:pPr>
            <w:ins w:id="1253" w:author="Administrator" w:date="2015-12-01T16:43:00Z">
              <w:r w:rsidRPr="006D2ABB">
                <w:rPr>
                  <w:rFonts w:hint="eastAsia"/>
                  <w:color w:val="00B0F0"/>
                  <w:szCs w:val="21"/>
                </w:rPr>
                <w:t>31</w:t>
              </w:r>
            </w:ins>
          </w:p>
        </w:tc>
        <w:tc>
          <w:tcPr>
            <w:tcW w:w="566" w:type="dxa"/>
            <w:tcPrChange w:id="1254" w:author="Administrator" w:date="2015-12-01T17:13:00Z">
              <w:tcPr>
                <w:tcW w:w="566" w:type="dxa"/>
              </w:tcPr>
            </w:tcPrChange>
          </w:tcPr>
          <w:p w:rsidR="00D30AA8" w:rsidRPr="006D2ABB" w:rsidRDefault="00D30AA8" w:rsidP="006D2ABB">
            <w:pPr>
              <w:rPr>
                <w:ins w:id="1255" w:author="Administrator" w:date="2015-12-01T16:43:00Z"/>
                <w:color w:val="00B0F0"/>
                <w:szCs w:val="21"/>
              </w:rPr>
            </w:pPr>
            <w:ins w:id="1256" w:author="Administrator" w:date="2015-12-01T16:43:00Z">
              <w:r w:rsidRPr="006D2ABB">
                <w:rPr>
                  <w:rFonts w:hint="eastAsia"/>
                  <w:color w:val="00B0F0"/>
                  <w:szCs w:val="21"/>
                </w:rPr>
                <w:t>35</w:t>
              </w:r>
            </w:ins>
          </w:p>
        </w:tc>
        <w:tc>
          <w:tcPr>
            <w:tcW w:w="567" w:type="dxa"/>
            <w:tcPrChange w:id="1257" w:author="Administrator" w:date="2015-12-01T17:13:00Z">
              <w:tcPr>
                <w:tcW w:w="567" w:type="dxa"/>
              </w:tcPr>
            </w:tcPrChange>
          </w:tcPr>
          <w:p w:rsidR="00D30AA8" w:rsidRPr="006D2ABB" w:rsidRDefault="00D30AA8" w:rsidP="006D2ABB">
            <w:pPr>
              <w:rPr>
                <w:ins w:id="1258" w:author="Administrator" w:date="2015-12-01T16:43:00Z"/>
                <w:color w:val="00B0F0"/>
                <w:szCs w:val="21"/>
              </w:rPr>
            </w:pPr>
            <w:ins w:id="1259" w:author="Administrator" w:date="2015-12-01T16:43:00Z">
              <w:r w:rsidRPr="006D2ABB">
                <w:rPr>
                  <w:rFonts w:hint="eastAsia"/>
                  <w:color w:val="00B0F0"/>
                  <w:szCs w:val="21"/>
                </w:rPr>
                <w:t>36</w:t>
              </w:r>
            </w:ins>
          </w:p>
        </w:tc>
        <w:tc>
          <w:tcPr>
            <w:tcW w:w="566" w:type="dxa"/>
            <w:tcPrChange w:id="1260" w:author="Administrator" w:date="2015-12-01T17:13:00Z">
              <w:tcPr>
                <w:tcW w:w="566" w:type="dxa"/>
              </w:tcPr>
            </w:tcPrChange>
          </w:tcPr>
          <w:p w:rsidR="00D30AA8" w:rsidRPr="006D2ABB" w:rsidRDefault="00D30AA8" w:rsidP="006D2ABB">
            <w:pPr>
              <w:rPr>
                <w:ins w:id="1261" w:author="Administrator" w:date="2015-12-01T16:43:00Z"/>
                <w:color w:val="00B0F0"/>
                <w:szCs w:val="21"/>
              </w:rPr>
            </w:pPr>
            <w:ins w:id="1262" w:author="Administrator" w:date="2015-12-01T16:43:00Z">
              <w:r w:rsidRPr="006D2ABB">
                <w:rPr>
                  <w:rFonts w:hint="eastAsia"/>
                  <w:color w:val="00B0F0"/>
                  <w:szCs w:val="21"/>
                </w:rPr>
                <w:t>31</w:t>
              </w:r>
            </w:ins>
          </w:p>
        </w:tc>
        <w:tc>
          <w:tcPr>
            <w:tcW w:w="567" w:type="dxa"/>
            <w:tcPrChange w:id="1263" w:author="Administrator" w:date="2015-12-01T17:13:00Z">
              <w:tcPr>
                <w:tcW w:w="567" w:type="dxa"/>
              </w:tcPr>
            </w:tcPrChange>
          </w:tcPr>
          <w:p w:rsidR="00D30AA8" w:rsidRPr="006D2ABB" w:rsidRDefault="00D30AA8" w:rsidP="006D2ABB">
            <w:pPr>
              <w:rPr>
                <w:ins w:id="1264" w:author="Administrator" w:date="2015-12-01T16:43:00Z"/>
                <w:color w:val="00B0F0"/>
                <w:szCs w:val="21"/>
              </w:rPr>
            </w:pPr>
            <w:ins w:id="1265" w:author="Administrator" w:date="2015-12-01T16:43:00Z">
              <w:r w:rsidRPr="006D2ABB">
                <w:rPr>
                  <w:rFonts w:hint="eastAsia"/>
                  <w:color w:val="00B0F0"/>
                  <w:szCs w:val="21"/>
                </w:rPr>
                <w:t>32</w:t>
              </w:r>
            </w:ins>
          </w:p>
        </w:tc>
        <w:tc>
          <w:tcPr>
            <w:tcW w:w="567" w:type="dxa"/>
            <w:tcPrChange w:id="1266" w:author="Administrator" w:date="2015-12-01T17:13:00Z">
              <w:tcPr>
                <w:tcW w:w="567" w:type="dxa"/>
              </w:tcPr>
            </w:tcPrChange>
          </w:tcPr>
          <w:p w:rsidR="00D30AA8" w:rsidRPr="006D2ABB" w:rsidRDefault="00D30AA8" w:rsidP="006D2ABB">
            <w:pPr>
              <w:rPr>
                <w:ins w:id="1267" w:author="Administrator" w:date="2015-12-01T16:43:00Z"/>
                <w:color w:val="00B0F0"/>
                <w:szCs w:val="21"/>
              </w:rPr>
            </w:pPr>
            <w:ins w:id="1268" w:author="Administrator" w:date="2015-12-01T16:43:00Z">
              <w:r w:rsidRPr="006D2ABB">
                <w:rPr>
                  <w:rFonts w:hint="eastAsia"/>
                  <w:color w:val="00B0F0"/>
                  <w:szCs w:val="21"/>
                </w:rPr>
                <w:t>33</w:t>
              </w:r>
            </w:ins>
          </w:p>
        </w:tc>
        <w:tc>
          <w:tcPr>
            <w:tcW w:w="567" w:type="dxa"/>
            <w:tcPrChange w:id="1269" w:author="Administrator" w:date="2015-12-01T17:13:00Z">
              <w:tcPr>
                <w:tcW w:w="567" w:type="dxa"/>
              </w:tcPr>
            </w:tcPrChange>
          </w:tcPr>
          <w:p w:rsidR="00D30AA8" w:rsidRPr="006D2ABB" w:rsidRDefault="00D30AA8" w:rsidP="006D2ABB">
            <w:pPr>
              <w:rPr>
                <w:ins w:id="1270" w:author="Administrator" w:date="2015-12-01T16:43:00Z"/>
                <w:color w:val="00B0F0"/>
                <w:szCs w:val="21"/>
              </w:rPr>
            </w:pPr>
            <w:ins w:id="1271" w:author="Administrator" w:date="2015-12-01T16:43:00Z">
              <w:r w:rsidRPr="006D2ABB">
                <w:rPr>
                  <w:rFonts w:hint="eastAsia"/>
                  <w:color w:val="00B0F0"/>
                  <w:szCs w:val="21"/>
                </w:rPr>
                <w:t>34</w:t>
              </w:r>
            </w:ins>
          </w:p>
        </w:tc>
        <w:tc>
          <w:tcPr>
            <w:tcW w:w="566" w:type="dxa"/>
            <w:tcPrChange w:id="1272" w:author="Administrator" w:date="2015-12-01T17:13:00Z">
              <w:tcPr>
                <w:tcW w:w="566" w:type="dxa"/>
              </w:tcPr>
            </w:tcPrChange>
          </w:tcPr>
          <w:p w:rsidR="00D30AA8" w:rsidRPr="006D2ABB" w:rsidRDefault="00D30AA8" w:rsidP="006D2ABB">
            <w:pPr>
              <w:rPr>
                <w:ins w:id="1273" w:author="Administrator" w:date="2015-12-01T16:43:00Z"/>
                <w:color w:val="00B0F0"/>
                <w:szCs w:val="21"/>
              </w:rPr>
            </w:pPr>
            <w:ins w:id="1274" w:author="Administrator" w:date="2015-12-01T16:43:00Z">
              <w:r w:rsidRPr="006D2ABB">
                <w:rPr>
                  <w:rFonts w:hint="eastAsia"/>
                  <w:color w:val="00B0F0"/>
                  <w:szCs w:val="21"/>
                </w:rPr>
                <w:t>35</w:t>
              </w:r>
            </w:ins>
          </w:p>
        </w:tc>
        <w:tc>
          <w:tcPr>
            <w:tcW w:w="567" w:type="dxa"/>
            <w:tcPrChange w:id="1275" w:author="Administrator" w:date="2015-12-01T17:13:00Z">
              <w:tcPr>
                <w:tcW w:w="567" w:type="dxa"/>
              </w:tcPr>
            </w:tcPrChange>
          </w:tcPr>
          <w:p w:rsidR="00D30AA8" w:rsidRPr="006D2ABB" w:rsidRDefault="00D30AA8" w:rsidP="006D2ABB">
            <w:pPr>
              <w:rPr>
                <w:ins w:id="1276" w:author="Administrator" w:date="2015-12-01T16:43:00Z"/>
                <w:color w:val="00B0F0"/>
                <w:szCs w:val="21"/>
              </w:rPr>
            </w:pPr>
            <w:ins w:id="1277" w:author="Administrator" w:date="2015-12-01T16:43:00Z">
              <w:r w:rsidRPr="006D2ABB">
                <w:rPr>
                  <w:rFonts w:hint="eastAsia"/>
                  <w:color w:val="00B0F0"/>
                  <w:szCs w:val="21"/>
                </w:rPr>
                <w:t>36</w:t>
              </w:r>
            </w:ins>
          </w:p>
        </w:tc>
        <w:tc>
          <w:tcPr>
            <w:tcW w:w="566" w:type="dxa"/>
            <w:tcPrChange w:id="1278" w:author="Administrator" w:date="2015-12-01T17:13:00Z">
              <w:tcPr>
                <w:tcW w:w="566" w:type="dxa"/>
              </w:tcPr>
            </w:tcPrChange>
          </w:tcPr>
          <w:p w:rsidR="00D30AA8" w:rsidRPr="006D2ABB" w:rsidRDefault="00D30AA8" w:rsidP="006D2ABB">
            <w:pPr>
              <w:rPr>
                <w:ins w:id="1279" w:author="Administrator" w:date="2015-12-01T16:43:00Z"/>
                <w:color w:val="00B0F0"/>
                <w:szCs w:val="21"/>
              </w:rPr>
            </w:pPr>
            <w:ins w:id="1280" w:author="Administrator" w:date="2015-12-01T16:43:00Z">
              <w:r w:rsidRPr="006D2ABB">
                <w:rPr>
                  <w:rFonts w:hint="eastAsia"/>
                  <w:color w:val="00B0F0"/>
                  <w:szCs w:val="21"/>
                </w:rPr>
                <w:t>37</w:t>
              </w:r>
            </w:ins>
          </w:p>
        </w:tc>
        <w:tc>
          <w:tcPr>
            <w:tcW w:w="567" w:type="dxa"/>
            <w:tcPrChange w:id="1281" w:author="Administrator" w:date="2015-12-01T17:13:00Z">
              <w:tcPr>
                <w:tcW w:w="567" w:type="dxa"/>
              </w:tcPr>
            </w:tcPrChange>
          </w:tcPr>
          <w:p w:rsidR="00D30AA8" w:rsidRPr="006D2ABB" w:rsidRDefault="00D30AA8" w:rsidP="006D2ABB">
            <w:pPr>
              <w:rPr>
                <w:ins w:id="1282" w:author="Administrator" w:date="2015-12-01T16:43:00Z"/>
                <w:color w:val="FFC000"/>
                <w:szCs w:val="21"/>
              </w:rPr>
            </w:pPr>
            <w:ins w:id="1283" w:author="Administrator" w:date="2015-12-01T17:13:00Z">
              <w:r>
                <w:rPr>
                  <w:rFonts w:hint="eastAsia"/>
                  <w:color w:val="FFC000"/>
                  <w:szCs w:val="21"/>
                </w:rPr>
                <w:t>00</w:t>
              </w:r>
            </w:ins>
          </w:p>
        </w:tc>
        <w:tc>
          <w:tcPr>
            <w:tcW w:w="1417" w:type="dxa"/>
            <w:tcPrChange w:id="1284" w:author="Administrator" w:date="2015-12-01T17:13:00Z">
              <w:tcPr>
                <w:tcW w:w="1417" w:type="dxa"/>
              </w:tcPr>
            </w:tcPrChange>
          </w:tcPr>
          <w:p w:rsidR="00D30AA8" w:rsidRPr="006D2ABB" w:rsidRDefault="00D30AA8" w:rsidP="006D2ABB">
            <w:pPr>
              <w:rPr>
                <w:ins w:id="1285" w:author="Administrator" w:date="2015-12-01T16:43:00Z"/>
                <w:color w:val="00B0F0"/>
                <w:szCs w:val="21"/>
              </w:rPr>
            </w:pPr>
            <w:ins w:id="1286" w:author="Administrator" w:date="2015-12-01T17:20:00Z">
              <w:r>
                <w:rPr>
                  <w:rFonts w:hint="eastAsia"/>
                  <w:color w:val="0070C0"/>
                  <w:szCs w:val="21"/>
                </w:rPr>
                <w:t>XX</w:t>
              </w:r>
            </w:ins>
          </w:p>
        </w:tc>
      </w:tr>
      <w:tr w:rsidR="00D30AA8" w:rsidRPr="006D2ABB" w:rsidTr="00D30AA8">
        <w:trPr>
          <w:ins w:id="1287" w:author="Administrator" w:date="2015-12-01T16:43:00Z"/>
        </w:trPr>
        <w:tc>
          <w:tcPr>
            <w:tcW w:w="501" w:type="dxa"/>
            <w:tcPrChange w:id="1288" w:author="Administrator" w:date="2015-12-01T17:13:00Z">
              <w:tcPr>
                <w:tcW w:w="501" w:type="dxa"/>
              </w:tcPr>
            </w:tcPrChange>
          </w:tcPr>
          <w:p w:rsidR="00D30AA8" w:rsidRPr="006D2ABB" w:rsidRDefault="00D30AA8" w:rsidP="006D2ABB">
            <w:pPr>
              <w:rPr>
                <w:ins w:id="1289" w:author="Administrator" w:date="2015-12-01T16:43:00Z"/>
                <w:color w:val="C00000"/>
                <w:szCs w:val="21"/>
              </w:rPr>
            </w:pPr>
            <w:ins w:id="1290" w:author="Administrator" w:date="2015-12-01T16:43:00Z">
              <w:r w:rsidRPr="006D2ABB">
                <w:rPr>
                  <w:rFonts w:hint="eastAsia"/>
                  <w:color w:val="C00000"/>
                  <w:szCs w:val="21"/>
                </w:rPr>
                <w:t>头</w:t>
              </w:r>
            </w:ins>
          </w:p>
        </w:tc>
        <w:tc>
          <w:tcPr>
            <w:tcW w:w="504" w:type="dxa"/>
            <w:tcPrChange w:id="1291" w:author="Administrator" w:date="2015-12-01T17:13:00Z">
              <w:tcPr>
                <w:tcW w:w="504" w:type="dxa"/>
              </w:tcPr>
            </w:tcPrChange>
          </w:tcPr>
          <w:p w:rsidR="00D30AA8" w:rsidRPr="006D2ABB" w:rsidRDefault="00D30AA8" w:rsidP="006D2ABB">
            <w:pPr>
              <w:rPr>
                <w:ins w:id="1292" w:author="Administrator" w:date="2015-12-01T16:43:00Z"/>
                <w:color w:val="C00000"/>
                <w:szCs w:val="21"/>
              </w:rPr>
            </w:pPr>
            <w:ins w:id="1293" w:author="Administrator" w:date="2015-12-01T16:43:00Z">
              <w:r w:rsidRPr="006D2ABB">
                <w:rPr>
                  <w:rFonts w:hint="eastAsia"/>
                  <w:color w:val="C00000"/>
                  <w:szCs w:val="21"/>
                </w:rPr>
                <w:t>头</w:t>
              </w:r>
            </w:ins>
          </w:p>
        </w:tc>
        <w:tc>
          <w:tcPr>
            <w:tcW w:w="508" w:type="dxa"/>
            <w:tcPrChange w:id="1294" w:author="Administrator" w:date="2015-12-01T17:13:00Z">
              <w:tcPr>
                <w:tcW w:w="508" w:type="dxa"/>
              </w:tcPr>
            </w:tcPrChange>
          </w:tcPr>
          <w:p w:rsidR="00D30AA8" w:rsidRPr="006D2ABB" w:rsidRDefault="00D30AA8" w:rsidP="006D2ABB">
            <w:pPr>
              <w:rPr>
                <w:ins w:id="1295" w:author="Administrator" w:date="2015-12-01T16:43:00Z"/>
                <w:color w:val="C00000"/>
                <w:szCs w:val="21"/>
              </w:rPr>
            </w:pPr>
            <w:ins w:id="1296" w:author="Administrator" w:date="2015-12-01T16:43:00Z">
              <w:r w:rsidRPr="006D2ABB">
                <w:rPr>
                  <w:rFonts w:hint="eastAsia"/>
                  <w:color w:val="C00000"/>
                  <w:szCs w:val="21"/>
                </w:rPr>
                <w:t>头</w:t>
              </w:r>
            </w:ins>
          </w:p>
        </w:tc>
        <w:tc>
          <w:tcPr>
            <w:tcW w:w="684" w:type="dxa"/>
            <w:tcPrChange w:id="1297" w:author="Administrator" w:date="2015-12-01T17:13:00Z">
              <w:tcPr>
                <w:tcW w:w="684" w:type="dxa"/>
              </w:tcPr>
            </w:tcPrChange>
          </w:tcPr>
          <w:p w:rsidR="00D30AA8" w:rsidRPr="006D2ABB" w:rsidRDefault="00D30AA8" w:rsidP="006D2ABB">
            <w:pPr>
              <w:rPr>
                <w:ins w:id="1298" w:author="Administrator" w:date="2015-12-01T16:43:00Z"/>
                <w:color w:val="FF0000"/>
                <w:szCs w:val="21"/>
              </w:rPr>
            </w:pPr>
            <w:ins w:id="1299" w:author="Administrator" w:date="2015-12-01T16:43:00Z">
              <w:r w:rsidRPr="006D2ABB">
                <w:rPr>
                  <w:rFonts w:hint="eastAsia"/>
                  <w:color w:val="FF0000"/>
                  <w:szCs w:val="21"/>
                </w:rPr>
                <w:t>SIZE</w:t>
              </w:r>
            </w:ins>
          </w:p>
        </w:tc>
        <w:tc>
          <w:tcPr>
            <w:tcW w:w="566" w:type="dxa"/>
            <w:tcPrChange w:id="1300" w:author="Administrator" w:date="2015-12-01T17:13:00Z">
              <w:tcPr>
                <w:tcW w:w="566" w:type="dxa"/>
              </w:tcPr>
            </w:tcPrChange>
          </w:tcPr>
          <w:p w:rsidR="00D30AA8" w:rsidRPr="006D2ABB" w:rsidRDefault="00D30AA8" w:rsidP="006D2ABB">
            <w:pPr>
              <w:rPr>
                <w:ins w:id="1301" w:author="Administrator" w:date="2015-12-01T16:43:00Z"/>
                <w:color w:val="FFC000"/>
                <w:szCs w:val="21"/>
              </w:rPr>
            </w:pPr>
            <w:ins w:id="1302" w:author="Administrator" w:date="2015-12-01T16:43:00Z">
              <w:r w:rsidRPr="006D2ABB">
                <w:rPr>
                  <w:rFonts w:hint="eastAsia"/>
                  <w:color w:val="FFC000"/>
                  <w:szCs w:val="21"/>
                </w:rPr>
                <w:t>M</w:t>
              </w:r>
            </w:ins>
          </w:p>
        </w:tc>
        <w:tc>
          <w:tcPr>
            <w:tcW w:w="567" w:type="dxa"/>
            <w:tcPrChange w:id="1303" w:author="Administrator" w:date="2015-12-01T17:13:00Z">
              <w:tcPr>
                <w:tcW w:w="567" w:type="dxa"/>
              </w:tcPr>
            </w:tcPrChange>
          </w:tcPr>
          <w:p w:rsidR="00D30AA8" w:rsidRPr="006D2ABB" w:rsidRDefault="00D30AA8" w:rsidP="006D2ABB">
            <w:pPr>
              <w:rPr>
                <w:ins w:id="1304" w:author="Administrator" w:date="2015-12-01T16:43:00Z"/>
                <w:color w:val="00B0F0"/>
                <w:szCs w:val="21"/>
              </w:rPr>
            </w:pPr>
            <w:ins w:id="1305" w:author="Administrator" w:date="2015-12-01T16:43:00Z">
              <w:r w:rsidRPr="006D2ABB">
                <w:rPr>
                  <w:rFonts w:hint="eastAsia"/>
                  <w:color w:val="00B0F0"/>
                  <w:szCs w:val="21"/>
                </w:rPr>
                <w:t>1</w:t>
              </w:r>
            </w:ins>
          </w:p>
        </w:tc>
        <w:tc>
          <w:tcPr>
            <w:tcW w:w="566" w:type="dxa"/>
            <w:tcPrChange w:id="1306" w:author="Administrator" w:date="2015-12-01T17:13:00Z">
              <w:tcPr>
                <w:tcW w:w="566" w:type="dxa"/>
              </w:tcPr>
            </w:tcPrChange>
          </w:tcPr>
          <w:p w:rsidR="00D30AA8" w:rsidRPr="006D2ABB" w:rsidRDefault="00D30AA8" w:rsidP="006D2ABB">
            <w:pPr>
              <w:rPr>
                <w:ins w:id="1307" w:author="Administrator" w:date="2015-12-01T16:43:00Z"/>
                <w:color w:val="00B0F0"/>
                <w:szCs w:val="21"/>
              </w:rPr>
            </w:pPr>
            <w:ins w:id="1308" w:author="Administrator" w:date="2015-12-01T16:43:00Z">
              <w:r w:rsidRPr="006D2ABB">
                <w:rPr>
                  <w:rFonts w:hint="eastAsia"/>
                  <w:color w:val="00B0F0"/>
                  <w:szCs w:val="21"/>
                </w:rPr>
                <w:t>2</w:t>
              </w:r>
            </w:ins>
          </w:p>
        </w:tc>
        <w:tc>
          <w:tcPr>
            <w:tcW w:w="567" w:type="dxa"/>
            <w:tcPrChange w:id="1309" w:author="Administrator" w:date="2015-12-01T17:13:00Z">
              <w:tcPr>
                <w:tcW w:w="567" w:type="dxa"/>
              </w:tcPr>
            </w:tcPrChange>
          </w:tcPr>
          <w:p w:rsidR="00D30AA8" w:rsidRPr="006D2ABB" w:rsidRDefault="00D30AA8" w:rsidP="006D2ABB">
            <w:pPr>
              <w:rPr>
                <w:ins w:id="1310" w:author="Administrator" w:date="2015-12-01T16:43:00Z"/>
                <w:color w:val="00B0F0"/>
                <w:szCs w:val="21"/>
              </w:rPr>
            </w:pPr>
            <w:ins w:id="1311" w:author="Administrator" w:date="2015-12-01T16:43:00Z">
              <w:r w:rsidRPr="006D2ABB">
                <w:rPr>
                  <w:rFonts w:hint="eastAsia"/>
                  <w:color w:val="00B0F0"/>
                  <w:szCs w:val="21"/>
                </w:rPr>
                <w:t>3</w:t>
              </w:r>
            </w:ins>
          </w:p>
        </w:tc>
        <w:tc>
          <w:tcPr>
            <w:tcW w:w="566" w:type="dxa"/>
            <w:tcPrChange w:id="1312" w:author="Administrator" w:date="2015-12-01T17:13:00Z">
              <w:tcPr>
                <w:tcW w:w="566" w:type="dxa"/>
              </w:tcPr>
            </w:tcPrChange>
          </w:tcPr>
          <w:p w:rsidR="00D30AA8" w:rsidRPr="006D2ABB" w:rsidRDefault="00D30AA8" w:rsidP="006D2ABB">
            <w:pPr>
              <w:rPr>
                <w:ins w:id="1313" w:author="Administrator" w:date="2015-12-01T16:43:00Z"/>
                <w:color w:val="00B0F0"/>
                <w:szCs w:val="21"/>
              </w:rPr>
            </w:pPr>
            <w:ins w:id="1314" w:author="Administrator" w:date="2015-12-01T16:43:00Z">
              <w:r w:rsidRPr="006D2ABB">
                <w:rPr>
                  <w:rFonts w:hint="eastAsia"/>
                  <w:color w:val="00B0F0"/>
                  <w:szCs w:val="21"/>
                </w:rPr>
                <w:t>4</w:t>
              </w:r>
            </w:ins>
          </w:p>
        </w:tc>
        <w:tc>
          <w:tcPr>
            <w:tcW w:w="567" w:type="dxa"/>
            <w:tcPrChange w:id="1315" w:author="Administrator" w:date="2015-12-01T17:13:00Z">
              <w:tcPr>
                <w:tcW w:w="567" w:type="dxa"/>
              </w:tcPr>
            </w:tcPrChange>
          </w:tcPr>
          <w:p w:rsidR="00D30AA8" w:rsidRPr="006D2ABB" w:rsidRDefault="00D30AA8" w:rsidP="006D2ABB">
            <w:pPr>
              <w:rPr>
                <w:ins w:id="1316" w:author="Administrator" w:date="2015-12-01T16:43:00Z"/>
                <w:color w:val="00B0F0"/>
                <w:szCs w:val="21"/>
              </w:rPr>
            </w:pPr>
            <w:ins w:id="1317" w:author="Administrator" w:date="2015-12-01T16:43:00Z">
              <w:r w:rsidRPr="006D2ABB">
                <w:rPr>
                  <w:rFonts w:hint="eastAsia"/>
                  <w:color w:val="00B0F0"/>
                  <w:szCs w:val="21"/>
                </w:rPr>
                <w:t>5</w:t>
              </w:r>
            </w:ins>
          </w:p>
        </w:tc>
        <w:tc>
          <w:tcPr>
            <w:tcW w:w="567" w:type="dxa"/>
            <w:tcPrChange w:id="1318" w:author="Administrator" w:date="2015-12-01T17:13:00Z">
              <w:tcPr>
                <w:tcW w:w="567" w:type="dxa"/>
              </w:tcPr>
            </w:tcPrChange>
          </w:tcPr>
          <w:p w:rsidR="00D30AA8" w:rsidRPr="006D2ABB" w:rsidRDefault="00D30AA8" w:rsidP="006D2ABB">
            <w:pPr>
              <w:rPr>
                <w:ins w:id="1319" w:author="Administrator" w:date="2015-12-01T16:43:00Z"/>
                <w:color w:val="00B0F0"/>
                <w:szCs w:val="21"/>
              </w:rPr>
            </w:pPr>
            <w:ins w:id="1320" w:author="Administrator" w:date="2015-12-01T16:43:00Z">
              <w:r w:rsidRPr="006D2ABB">
                <w:rPr>
                  <w:rFonts w:hint="eastAsia"/>
                  <w:color w:val="00B0F0"/>
                  <w:szCs w:val="21"/>
                </w:rPr>
                <w:t>6</w:t>
              </w:r>
            </w:ins>
          </w:p>
        </w:tc>
        <w:tc>
          <w:tcPr>
            <w:tcW w:w="567" w:type="dxa"/>
            <w:tcPrChange w:id="1321" w:author="Administrator" w:date="2015-12-01T17:13:00Z">
              <w:tcPr>
                <w:tcW w:w="567" w:type="dxa"/>
              </w:tcPr>
            </w:tcPrChange>
          </w:tcPr>
          <w:p w:rsidR="00D30AA8" w:rsidRPr="006D2ABB" w:rsidRDefault="00D30AA8" w:rsidP="006D2ABB">
            <w:pPr>
              <w:rPr>
                <w:ins w:id="1322" w:author="Administrator" w:date="2015-12-01T16:43:00Z"/>
                <w:color w:val="00B0F0"/>
                <w:szCs w:val="21"/>
              </w:rPr>
            </w:pPr>
            <w:ins w:id="1323" w:author="Administrator" w:date="2015-12-01T16:43:00Z">
              <w:r w:rsidRPr="006D2ABB">
                <w:rPr>
                  <w:rFonts w:hint="eastAsia"/>
                  <w:color w:val="00B0F0"/>
                  <w:szCs w:val="21"/>
                </w:rPr>
                <w:t>7</w:t>
              </w:r>
            </w:ins>
          </w:p>
        </w:tc>
        <w:tc>
          <w:tcPr>
            <w:tcW w:w="566" w:type="dxa"/>
            <w:tcPrChange w:id="1324" w:author="Administrator" w:date="2015-12-01T17:13:00Z">
              <w:tcPr>
                <w:tcW w:w="566" w:type="dxa"/>
              </w:tcPr>
            </w:tcPrChange>
          </w:tcPr>
          <w:p w:rsidR="00D30AA8" w:rsidRPr="006D2ABB" w:rsidRDefault="00D30AA8" w:rsidP="006D2ABB">
            <w:pPr>
              <w:rPr>
                <w:ins w:id="1325" w:author="Administrator" w:date="2015-12-01T16:43:00Z"/>
                <w:color w:val="00B0F0"/>
                <w:szCs w:val="21"/>
              </w:rPr>
            </w:pPr>
            <w:ins w:id="1326" w:author="Administrator" w:date="2015-12-01T16:43:00Z">
              <w:r w:rsidRPr="006D2ABB">
                <w:rPr>
                  <w:rFonts w:hint="eastAsia"/>
                  <w:color w:val="00B0F0"/>
                  <w:szCs w:val="21"/>
                </w:rPr>
                <w:t>8</w:t>
              </w:r>
            </w:ins>
          </w:p>
        </w:tc>
        <w:tc>
          <w:tcPr>
            <w:tcW w:w="567" w:type="dxa"/>
            <w:tcPrChange w:id="1327" w:author="Administrator" w:date="2015-12-01T17:13:00Z">
              <w:tcPr>
                <w:tcW w:w="567" w:type="dxa"/>
              </w:tcPr>
            </w:tcPrChange>
          </w:tcPr>
          <w:p w:rsidR="00D30AA8" w:rsidRPr="006D2ABB" w:rsidRDefault="00D30AA8" w:rsidP="006D2ABB">
            <w:pPr>
              <w:rPr>
                <w:ins w:id="1328" w:author="Administrator" w:date="2015-12-01T16:43:00Z"/>
                <w:color w:val="00B0F0"/>
                <w:szCs w:val="21"/>
              </w:rPr>
            </w:pPr>
            <w:ins w:id="1329" w:author="Administrator" w:date="2015-12-01T16:43:00Z">
              <w:r w:rsidRPr="006D2ABB">
                <w:rPr>
                  <w:rFonts w:hint="eastAsia"/>
                  <w:color w:val="00B0F0"/>
                  <w:szCs w:val="21"/>
                </w:rPr>
                <w:t>9</w:t>
              </w:r>
            </w:ins>
          </w:p>
        </w:tc>
        <w:tc>
          <w:tcPr>
            <w:tcW w:w="566" w:type="dxa"/>
            <w:tcPrChange w:id="1330" w:author="Administrator" w:date="2015-12-01T17:13:00Z">
              <w:tcPr>
                <w:tcW w:w="566" w:type="dxa"/>
              </w:tcPr>
            </w:tcPrChange>
          </w:tcPr>
          <w:p w:rsidR="00D30AA8" w:rsidRPr="006D2ABB" w:rsidRDefault="00D30AA8" w:rsidP="006D2ABB">
            <w:pPr>
              <w:rPr>
                <w:ins w:id="1331" w:author="Administrator" w:date="2015-12-01T16:43:00Z"/>
                <w:color w:val="00B0F0"/>
                <w:szCs w:val="21"/>
              </w:rPr>
            </w:pPr>
            <w:ins w:id="1332" w:author="Administrator" w:date="2015-12-01T16:43:00Z">
              <w:r w:rsidRPr="006D2ABB">
                <w:rPr>
                  <w:rFonts w:hint="eastAsia"/>
                  <w:color w:val="00B0F0"/>
                  <w:szCs w:val="21"/>
                </w:rPr>
                <w:t>A</w:t>
              </w:r>
            </w:ins>
          </w:p>
        </w:tc>
        <w:tc>
          <w:tcPr>
            <w:tcW w:w="567" w:type="dxa"/>
            <w:tcPrChange w:id="1333" w:author="Administrator" w:date="2015-12-01T17:13:00Z">
              <w:tcPr>
                <w:tcW w:w="567" w:type="dxa"/>
              </w:tcPr>
            </w:tcPrChange>
          </w:tcPr>
          <w:p w:rsidR="00D30AA8" w:rsidRPr="006D2ABB" w:rsidRDefault="00D30AA8" w:rsidP="006D2ABB">
            <w:pPr>
              <w:rPr>
                <w:ins w:id="1334" w:author="Administrator" w:date="2015-12-01T16:43:00Z"/>
                <w:color w:val="FFC000"/>
                <w:szCs w:val="21"/>
              </w:rPr>
            </w:pPr>
            <w:ins w:id="1335" w:author="Administrator" w:date="2015-12-01T16:43:00Z">
              <w:r w:rsidRPr="006D2ABB">
                <w:rPr>
                  <w:rFonts w:hint="eastAsia"/>
                  <w:color w:val="FFC000"/>
                  <w:szCs w:val="21"/>
                </w:rPr>
                <w:t>M</w:t>
              </w:r>
            </w:ins>
          </w:p>
        </w:tc>
        <w:tc>
          <w:tcPr>
            <w:tcW w:w="1417" w:type="dxa"/>
            <w:tcPrChange w:id="1336" w:author="Administrator" w:date="2015-12-01T17:13:00Z">
              <w:tcPr>
                <w:tcW w:w="1417" w:type="dxa"/>
              </w:tcPr>
            </w:tcPrChange>
          </w:tcPr>
          <w:p w:rsidR="00D30AA8" w:rsidRPr="006D2ABB" w:rsidRDefault="00D30AA8" w:rsidP="006D2ABB">
            <w:pPr>
              <w:rPr>
                <w:ins w:id="1337" w:author="Administrator" w:date="2015-12-01T16:43:00Z"/>
                <w:color w:val="C00000"/>
                <w:szCs w:val="21"/>
              </w:rPr>
            </w:pPr>
            <w:ins w:id="1338" w:author="Administrator" w:date="2015-12-01T16:43:00Z">
              <w:r w:rsidRPr="006D2ABB">
                <w:rPr>
                  <w:color w:val="0070C0"/>
                  <w:szCs w:val="21"/>
                </w:rPr>
                <w:t>C</w:t>
              </w:r>
              <w:r w:rsidRPr="006D2ABB">
                <w:rPr>
                  <w:rFonts w:hint="eastAsia"/>
                  <w:color w:val="0070C0"/>
                  <w:szCs w:val="21"/>
                </w:rPr>
                <w:t>hecksum</w:t>
              </w:r>
            </w:ins>
          </w:p>
        </w:tc>
      </w:tr>
    </w:tbl>
    <w:p w:rsidR="00C4102A" w:rsidRPr="006D2ABB" w:rsidRDefault="00C4102A" w:rsidP="00C4102A">
      <w:pPr>
        <w:ind w:left="360"/>
        <w:rPr>
          <w:ins w:id="1339" w:author="Administrator" w:date="2015-12-01T16:43:00Z"/>
          <w:szCs w:val="21"/>
        </w:rPr>
      </w:pPr>
      <w:ins w:id="1340" w:author="Administrator" w:date="2015-12-01T16:43:00Z">
        <w:r w:rsidRPr="006D2ABB">
          <w:rPr>
            <w:rFonts w:hint="eastAsia"/>
            <w:szCs w:val="21"/>
          </w:rPr>
          <w:t>此包协议是</w:t>
        </w:r>
        <w:proofErr w:type="gramStart"/>
        <w:r w:rsidRPr="006D2ABB">
          <w:rPr>
            <w:rFonts w:hint="eastAsia"/>
            <w:szCs w:val="21"/>
          </w:rPr>
          <w:t>将</w:t>
        </w:r>
      </w:ins>
      <w:ins w:id="1341" w:author="Administrator" w:date="2015-12-01T17:14:00Z">
        <w:r w:rsidR="00D30AA8">
          <w:rPr>
            <w:rFonts w:hint="eastAsia"/>
            <w:szCs w:val="21"/>
          </w:rPr>
          <w:t>蓝牙名称</w:t>
        </w:r>
        <w:proofErr w:type="gramEnd"/>
        <w:r w:rsidR="00D30AA8">
          <w:rPr>
            <w:rFonts w:hint="eastAsia"/>
            <w:szCs w:val="21"/>
          </w:rPr>
          <w:t>（</w:t>
        </w:r>
      </w:ins>
      <w:ins w:id="1342" w:author="Administrator" w:date="2015-12-01T16:43:00Z">
        <w:r w:rsidR="00D30AA8">
          <w:rPr>
            <w:rFonts w:hint="eastAsia"/>
            <w:szCs w:val="21"/>
          </w:rPr>
          <w:t>123456789A</w:t>
        </w:r>
      </w:ins>
      <w:ins w:id="1343" w:author="Administrator" w:date="2015-12-01T17:14:00Z">
        <w:r w:rsidR="00D30AA8">
          <w:rPr>
            <w:rFonts w:hint="eastAsia"/>
            <w:szCs w:val="21"/>
          </w:rPr>
          <w:t>）和低功耗模式（0）配置</w:t>
        </w:r>
      </w:ins>
      <w:proofErr w:type="gramStart"/>
      <w:ins w:id="1344" w:author="Administrator" w:date="2015-12-01T16:43:00Z">
        <w:r w:rsidRPr="006D2ABB">
          <w:rPr>
            <w:rFonts w:hint="eastAsia"/>
            <w:szCs w:val="21"/>
          </w:rPr>
          <w:t>至蓝牙从</w:t>
        </w:r>
        <w:proofErr w:type="gramEnd"/>
        <w:r w:rsidRPr="006D2ABB">
          <w:rPr>
            <w:rFonts w:hint="eastAsia"/>
            <w:szCs w:val="21"/>
          </w:rPr>
          <w:t>机上，注意以上是hex发送。</w:t>
        </w:r>
      </w:ins>
    </w:p>
    <w:p w:rsidR="00C4102A" w:rsidRPr="006D2ABB" w:rsidRDefault="00C4102A" w:rsidP="00C4102A">
      <w:pPr>
        <w:pStyle w:val="a3"/>
        <w:ind w:left="360" w:firstLineChars="0" w:firstLine="0"/>
        <w:rPr>
          <w:ins w:id="1345" w:author="Administrator" w:date="2015-12-01T16:43:00Z"/>
          <w:szCs w:val="21"/>
        </w:rPr>
      </w:pPr>
      <w:proofErr w:type="gramStart"/>
      <w:ins w:id="1346" w:author="Administrator" w:date="2015-12-01T16:43:00Z">
        <w:r w:rsidRPr="006D2ABB">
          <w:rPr>
            <w:rFonts w:hint="eastAsia"/>
            <w:szCs w:val="21"/>
          </w:rPr>
          <w:t>蓝牙从</w:t>
        </w:r>
        <w:proofErr w:type="gramEnd"/>
        <w:r w:rsidRPr="006D2ABB">
          <w:rPr>
            <w:rFonts w:hint="eastAsia"/>
            <w:szCs w:val="21"/>
          </w:rPr>
          <w:t>机设备判断：如果</w:t>
        </w:r>
      </w:ins>
      <w:ins w:id="1347" w:author="Administrator" w:date="2015-12-01T17:32:00Z">
        <w:r w:rsidR="0078641C">
          <w:rPr>
            <w:rFonts w:hint="eastAsia"/>
            <w:szCs w:val="21"/>
          </w:rPr>
          <w:t>成功</w:t>
        </w:r>
      </w:ins>
      <w:ins w:id="1348" w:author="Administrator" w:date="2015-12-01T16:43:00Z">
        <w:r w:rsidRPr="006D2ABB">
          <w:rPr>
            <w:rFonts w:hint="eastAsia"/>
            <w:szCs w:val="21"/>
          </w:rPr>
          <w:t>，则回复“</w:t>
        </w:r>
      </w:ins>
      <w:ins w:id="1349" w:author="Administrator" w:date="2015-12-01T17:31:00Z">
        <w:r w:rsidR="003E42D2">
          <w:rPr>
            <w:rFonts w:hint="eastAsia"/>
            <w:szCs w:val="21"/>
            <w:highlight w:val="yellow"/>
          </w:rPr>
          <w:t>配置</w:t>
        </w:r>
      </w:ins>
      <w:ins w:id="1350" w:author="Administrator" w:date="2015-12-01T16:43:00Z">
        <w:r w:rsidRPr="006D2ABB">
          <w:rPr>
            <w:rFonts w:hint="eastAsia"/>
            <w:szCs w:val="21"/>
            <w:highlight w:val="yellow"/>
          </w:rPr>
          <w:t>成功</w:t>
        </w:r>
        <w:r w:rsidRPr="006D2ABB">
          <w:rPr>
            <w:rFonts w:hint="eastAsia"/>
            <w:szCs w:val="21"/>
          </w:rPr>
          <w:t>”，否则回复“</w:t>
        </w:r>
      </w:ins>
      <w:ins w:id="1351" w:author="Administrator" w:date="2015-12-01T17:31:00Z">
        <w:r w:rsidR="003E42D2">
          <w:rPr>
            <w:rFonts w:hint="eastAsia"/>
            <w:szCs w:val="21"/>
            <w:highlight w:val="yellow"/>
          </w:rPr>
          <w:t>配置</w:t>
        </w:r>
      </w:ins>
      <w:ins w:id="1352" w:author="Administrator" w:date="2015-12-01T16:43:00Z">
        <w:r w:rsidRPr="006D2ABB">
          <w:rPr>
            <w:rFonts w:hint="eastAsia"/>
            <w:szCs w:val="21"/>
            <w:highlight w:val="yellow"/>
          </w:rPr>
          <w:t>失败</w:t>
        </w:r>
        <w:r w:rsidRPr="006D2ABB">
          <w:rPr>
            <w:rFonts w:hint="eastAsia"/>
            <w:szCs w:val="21"/>
          </w:rPr>
          <w:t>”。回复的信息一直传回到PAD上。</w:t>
        </w:r>
      </w:ins>
    </w:p>
    <w:p w:rsidR="00C4102A" w:rsidRPr="006D2ABB" w:rsidRDefault="003E42D2" w:rsidP="00C4102A">
      <w:pPr>
        <w:pStyle w:val="a3"/>
        <w:ind w:left="360" w:firstLineChars="0" w:firstLine="0"/>
        <w:rPr>
          <w:ins w:id="1353" w:author="Administrator" w:date="2015-12-01T16:43:00Z"/>
          <w:szCs w:val="21"/>
        </w:rPr>
      </w:pPr>
      <w:ins w:id="1354" w:author="Administrator" w:date="2015-12-01T17:31:00Z">
        <w:r>
          <w:rPr>
            <w:rFonts w:hint="eastAsia"/>
            <w:szCs w:val="21"/>
            <w:highlight w:val="yellow"/>
          </w:rPr>
          <w:t>配置</w:t>
        </w:r>
      </w:ins>
      <w:ins w:id="1355" w:author="Administrator" w:date="2015-12-01T16:43:00Z">
        <w:r w:rsidR="00C4102A" w:rsidRPr="006D2ABB">
          <w:rPr>
            <w:rFonts w:hint="eastAsia"/>
            <w:szCs w:val="21"/>
            <w:highlight w:val="yellow"/>
          </w:rPr>
          <w:t>成功</w:t>
        </w:r>
        <w:proofErr w:type="spellStart"/>
        <w:r w:rsidR="00C4102A" w:rsidRPr="006D2ABB">
          <w:rPr>
            <w:rFonts w:hint="eastAsia"/>
            <w:szCs w:val="21"/>
          </w:rPr>
          <w:t>Respont</w:t>
        </w:r>
        <w:proofErr w:type="spellEnd"/>
        <w:r w:rsidR="00C4102A" w:rsidRPr="006D2ABB">
          <w:rPr>
            <w:rFonts w:hint="eastAsia"/>
            <w:szCs w:val="21"/>
          </w:rPr>
          <w:t>回传：</w:t>
        </w:r>
      </w:ins>
    </w:p>
    <w:tbl>
      <w:tblPr>
        <w:tblStyle w:val="a7"/>
        <w:tblW w:w="11213" w:type="dxa"/>
        <w:tblInd w:w="-1324" w:type="dxa"/>
        <w:tblLayout w:type="fixed"/>
        <w:tblLook w:val="04A0" w:firstRow="1" w:lastRow="0" w:firstColumn="1" w:lastColumn="0" w:noHBand="0" w:noVBand="1"/>
        <w:tblPrChange w:id="1356" w:author="Administrator" w:date="2015-12-01T17:19:00Z">
          <w:tblPr>
            <w:tblStyle w:val="a7"/>
            <w:tblW w:w="10221" w:type="dxa"/>
            <w:tblInd w:w="-1324" w:type="dxa"/>
            <w:tblLayout w:type="fixed"/>
            <w:tblLook w:val="04A0" w:firstRow="1" w:lastRow="0" w:firstColumn="1" w:lastColumn="0" w:noHBand="0" w:noVBand="1"/>
          </w:tblPr>
        </w:tblPrChange>
      </w:tblPr>
      <w:tblGrid>
        <w:gridCol w:w="501"/>
        <w:gridCol w:w="504"/>
        <w:gridCol w:w="508"/>
        <w:gridCol w:w="684"/>
        <w:gridCol w:w="566"/>
        <w:gridCol w:w="512"/>
        <w:gridCol w:w="567"/>
        <w:gridCol w:w="567"/>
        <w:gridCol w:w="567"/>
        <w:gridCol w:w="567"/>
        <w:gridCol w:w="567"/>
        <w:gridCol w:w="567"/>
        <w:gridCol w:w="567"/>
        <w:gridCol w:w="567"/>
        <w:gridCol w:w="709"/>
        <w:gridCol w:w="567"/>
        <w:gridCol w:w="567"/>
        <w:gridCol w:w="1559"/>
        <w:tblGridChange w:id="1357">
          <w:tblGrid>
            <w:gridCol w:w="501"/>
            <w:gridCol w:w="504"/>
            <w:gridCol w:w="508"/>
            <w:gridCol w:w="684"/>
            <w:gridCol w:w="566"/>
            <w:gridCol w:w="512"/>
            <w:gridCol w:w="567"/>
            <w:gridCol w:w="567"/>
            <w:gridCol w:w="567"/>
            <w:gridCol w:w="567"/>
            <w:gridCol w:w="567"/>
            <w:gridCol w:w="567"/>
            <w:gridCol w:w="567"/>
            <w:gridCol w:w="567"/>
            <w:gridCol w:w="709"/>
            <w:gridCol w:w="567"/>
            <w:gridCol w:w="567"/>
            <w:gridCol w:w="567"/>
          </w:tblGrid>
        </w:tblGridChange>
      </w:tblGrid>
      <w:tr w:rsidR="00D30AA8" w:rsidRPr="006D2ABB" w:rsidTr="00D30AA8">
        <w:trPr>
          <w:ins w:id="1358" w:author="Administrator" w:date="2015-12-01T16:43:00Z"/>
        </w:trPr>
        <w:tc>
          <w:tcPr>
            <w:tcW w:w="501" w:type="dxa"/>
            <w:tcPrChange w:id="1359" w:author="Administrator" w:date="2015-12-01T17:19:00Z">
              <w:tcPr>
                <w:tcW w:w="501" w:type="dxa"/>
              </w:tcPr>
            </w:tcPrChange>
          </w:tcPr>
          <w:p w:rsidR="00D30AA8" w:rsidRPr="006D2ABB" w:rsidRDefault="00D30AA8" w:rsidP="006D2ABB">
            <w:pPr>
              <w:rPr>
                <w:ins w:id="1360" w:author="Administrator" w:date="2015-12-01T16:43:00Z"/>
                <w:color w:val="C00000"/>
                <w:szCs w:val="21"/>
              </w:rPr>
            </w:pPr>
            <w:ins w:id="1361" w:author="Administrator" w:date="2015-12-01T16:43:00Z">
              <w:r w:rsidRPr="006D2ABB">
                <w:rPr>
                  <w:rFonts w:hint="eastAsia"/>
                  <w:color w:val="C00000"/>
                  <w:szCs w:val="21"/>
                </w:rPr>
                <w:t>48</w:t>
              </w:r>
            </w:ins>
          </w:p>
        </w:tc>
        <w:tc>
          <w:tcPr>
            <w:tcW w:w="504" w:type="dxa"/>
            <w:tcPrChange w:id="1362" w:author="Administrator" w:date="2015-12-01T17:19:00Z">
              <w:tcPr>
                <w:tcW w:w="504" w:type="dxa"/>
              </w:tcPr>
            </w:tcPrChange>
          </w:tcPr>
          <w:p w:rsidR="00D30AA8" w:rsidRPr="006D2ABB" w:rsidRDefault="00D30AA8" w:rsidP="006D2ABB">
            <w:pPr>
              <w:rPr>
                <w:ins w:id="1363" w:author="Administrator" w:date="2015-12-01T16:43:00Z"/>
                <w:color w:val="C00000"/>
                <w:szCs w:val="21"/>
              </w:rPr>
            </w:pPr>
            <w:ins w:id="1364" w:author="Administrator" w:date="2015-12-01T16:43:00Z">
              <w:r w:rsidRPr="006D2ABB">
                <w:rPr>
                  <w:rFonts w:hint="eastAsia"/>
                  <w:color w:val="C00000"/>
                  <w:szCs w:val="21"/>
                </w:rPr>
                <w:t>59</w:t>
              </w:r>
            </w:ins>
          </w:p>
        </w:tc>
        <w:tc>
          <w:tcPr>
            <w:tcW w:w="508" w:type="dxa"/>
            <w:tcPrChange w:id="1365" w:author="Administrator" w:date="2015-12-01T17:19:00Z">
              <w:tcPr>
                <w:tcW w:w="508" w:type="dxa"/>
              </w:tcPr>
            </w:tcPrChange>
          </w:tcPr>
          <w:p w:rsidR="00D30AA8" w:rsidRPr="006D2ABB" w:rsidRDefault="00D30AA8" w:rsidP="006D2ABB">
            <w:pPr>
              <w:rPr>
                <w:ins w:id="1366" w:author="Administrator" w:date="2015-12-01T16:43:00Z"/>
                <w:color w:val="C00000"/>
                <w:szCs w:val="21"/>
              </w:rPr>
            </w:pPr>
            <w:ins w:id="1367" w:author="Administrator" w:date="2015-12-01T16:43:00Z">
              <w:r w:rsidRPr="006D2ABB">
                <w:rPr>
                  <w:rFonts w:hint="eastAsia"/>
                  <w:color w:val="C00000"/>
                  <w:szCs w:val="21"/>
                </w:rPr>
                <w:t>3E</w:t>
              </w:r>
            </w:ins>
          </w:p>
        </w:tc>
        <w:tc>
          <w:tcPr>
            <w:tcW w:w="684" w:type="dxa"/>
            <w:tcPrChange w:id="1368" w:author="Administrator" w:date="2015-12-01T17:19:00Z">
              <w:tcPr>
                <w:tcW w:w="684" w:type="dxa"/>
              </w:tcPr>
            </w:tcPrChange>
          </w:tcPr>
          <w:p w:rsidR="00D30AA8" w:rsidRPr="006D2ABB" w:rsidRDefault="00D30AA8" w:rsidP="006D2ABB">
            <w:pPr>
              <w:rPr>
                <w:ins w:id="1369" w:author="Administrator" w:date="2015-12-01T16:43:00Z"/>
                <w:color w:val="C00000"/>
                <w:szCs w:val="21"/>
              </w:rPr>
            </w:pPr>
            <w:ins w:id="1370" w:author="Administrator" w:date="2015-12-01T17:19:00Z">
              <w:r>
                <w:rPr>
                  <w:rFonts w:hint="eastAsia"/>
                  <w:color w:val="FF0000"/>
                  <w:szCs w:val="21"/>
                </w:rPr>
                <w:t>0</w:t>
              </w:r>
            </w:ins>
            <w:ins w:id="1371" w:author="Administrator" w:date="2015-12-01T17:20:00Z">
              <w:r>
                <w:rPr>
                  <w:rFonts w:hint="eastAsia"/>
                  <w:color w:val="FF0000"/>
                  <w:szCs w:val="21"/>
                </w:rPr>
                <w:t>E</w:t>
              </w:r>
            </w:ins>
          </w:p>
        </w:tc>
        <w:tc>
          <w:tcPr>
            <w:tcW w:w="566" w:type="dxa"/>
            <w:tcPrChange w:id="1372" w:author="Administrator" w:date="2015-12-01T17:19:00Z">
              <w:tcPr>
                <w:tcW w:w="566" w:type="dxa"/>
              </w:tcPr>
            </w:tcPrChange>
          </w:tcPr>
          <w:p w:rsidR="00D30AA8" w:rsidRPr="006D2ABB" w:rsidRDefault="00D30AA8" w:rsidP="006D2ABB">
            <w:pPr>
              <w:rPr>
                <w:ins w:id="1373" w:author="Administrator" w:date="2015-12-01T16:43:00Z"/>
                <w:color w:val="FFC000"/>
                <w:szCs w:val="21"/>
              </w:rPr>
            </w:pPr>
            <w:ins w:id="1374" w:author="Administrator" w:date="2015-12-01T17:17:00Z">
              <w:r>
                <w:rPr>
                  <w:rFonts w:hint="eastAsia"/>
                  <w:color w:val="FFC000"/>
                  <w:szCs w:val="21"/>
                </w:rPr>
                <w:t>04</w:t>
              </w:r>
            </w:ins>
          </w:p>
        </w:tc>
        <w:tc>
          <w:tcPr>
            <w:tcW w:w="512" w:type="dxa"/>
            <w:tcPrChange w:id="1375" w:author="Administrator" w:date="2015-12-01T17:19:00Z">
              <w:tcPr>
                <w:tcW w:w="512" w:type="dxa"/>
              </w:tcPr>
            </w:tcPrChange>
          </w:tcPr>
          <w:p w:rsidR="00D30AA8" w:rsidRPr="006D2ABB" w:rsidRDefault="00D30AA8" w:rsidP="006D2ABB">
            <w:pPr>
              <w:rPr>
                <w:ins w:id="1376" w:author="Administrator" w:date="2015-12-01T16:43:00Z"/>
                <w:color w:val="A5A5A5" w:themeColor="accent3"/>
                <w:szCs w:val="21"/>
              </w:rPr>
            </w:pPr>
            <w:ins w:id="1377" w:author="Administrator" w:date="2015-12-01T16:43:00Z">
              <w:r w:rsidRPr="006D2ABB">
                <w:rPr>
                  <w:rFonts w:hint="eastAsia"/>
                  <w:color w:val="A5A5A5" w:themeColor="accent3"/>
                  <w:szCs w:val="21"/>
                </w:rPr>
                <w:t>59</w:t>
              </w:r>
            </w:ins>
          </w:p>
        </w:tc>
        <w:tc>
          <w:tcPr>
            <w:tcW w:w="567" w:type="dxa"/>
            <w:tcPrChange w:id="1378" w:author="Administrator" w:date="2015-12-01T17:19:00Z">
              <w:tcPr>
                <w:tcW w:w="567" w:type="dxa"/>
              </w:tcPr>
            </w:tcPrChange>
          </w:tcPr>
          <w:p w:rsidR="00D30AA8" w:rsidRPr="006D2ABB" w:rsidRDefault="00D30AA8" w:rsidP="006D2ABB">
            <w:pPr>
              <w:rPr>
                <w:ins w:id="1379" w:author="Administrator" w:date="2015-12-01T17:17:00Z"/>
                <w:rFonts w:hint="eastAsia"/>
                <w:color w:val="0070C0"/>
                <w:szCs w:val="21"/>
              </w:rPr>
            </w:pPr>
            <w:ins w:id="1380" w:author="Administrator" w:date="2015-12-01T17:17:00Z">
              <w:r w:rsidRPr="006D2ABB">
                <w:rPr>
                  <w:rFonts w:hint="eastAsia"/>
                  <w:color w:val="00B0F0"/>
                  <w:szCs w:val="21"/>
                </w:rPr>
                <w:t>31</w:t>
              </w:r>
            </w:ins>
          </w:p>
        </w:tc>
        <w:tc>
          <w:tcPr>
            <w:tcW w:w="567" w:type="dxa"/>
            <w:tcPrChange w:id="1381" w:author="Administrator" w:date="2015-12-01T17:19:00Z">
              <w:tcPr>
                <w:tcW w:w="567" w:type="dxa"/>
              </w:tcPr>
            </w:tcPrChange>
          </w:tcPr>
          <w:p w:rsidR="00D30AA8" w:rsidRPr="006D2ABB" w:rsidRDefault="00D30AA8" w:rsidP="006D2ABB">
            <w:pPr>
              <w:rPr>
                <w:ins w:id="1382" w:author="Administrator" w:date="2015-12-01T17:17:00Z"/>
                <w:rFonts w:hint="eastAsia"/>
                <w:color w:val="0070C0"/>
                <w:szCs w:val="21"/>
              </w:rPr>
            </w:pPr>
            <w:ins w:id="1383" w:author="Administrator" w:date="2015-12-01T17:17:00Z">
              <w:r w:rsidRPr="006D2ABB">
                <w:rPr>
                  <w:rFonts w:hint="eastAsia"/>
                  <w:color w:val="00B0F0"/>
                  <w:szCs w:val="21"/>
                </w:rPr>
                <w:t>35</w:t>
              </w:r>
            </w:ins>
          </w:p>
        </w:tc>
        <w:tc>
          <w:tcPr>
            <w:tcW w:w="567" w:type="dxa"/>
            <w:tcPrChange w:id="1384" w:author="Administrator" w:date="2015-12-01T17:19:00Z">
              <w:tcPr>
                <w:tcW w:w="567" w:type="dxa"/>
              </w:tcPr>
            </w:tcPrChange>
          </w:tcPr>
          <w:p w:rsidR="00D30AA8" w:rsidRPr="006D2ABB" w:rsidRDefault="00D30AA8" w:rsidP="006D2ABB">
            <w:pPr>
              <w:rPr>
                <w:ins w:id="1385" w:author="Administrator" w:date="2015-12-01T17:17:00Z"/>
                <w:rFonts w:hint="eastAsia"/>
                <w:color w:val="0070C0"/>
                <w:szCs w:val="21"/>
              </w:rPr>
            </w:pPr>
            <w:ins w:id="1386" w:author="Administrator" w:date="2015-12-01T17:17:00Z">
              <w:r w:rsidRPr="006D2ABB">
                <w:rPr>
                  <w:rFonts w:hint="eastAsia"/>
                  <w:color w:val="00B0F0"/>
                  <w:szCs w:val="21"/>
                </w:rPr>
                <w:t>36</w:t>
              </w:r>
            </w:ins>
          </w:p>
        </w:tc>
        <w:tc>
          <w:tcPr>
            <w:tcW w:w="567" w:type="dxa"/>
            <w:tcPrChange w:id="1387" w:author="Administrator" w:date="2015-12-01T17:19:00Z">
              <w:tcPr>
                <w:tcW w:w="567" w:type="dxa"/>
              </w:tcPr>
            </w:tcPrChange>
          </w:tcPr>
          <w:p w:rsidR="00D30AA8" w:rsidRPr="006D2ABB" w:rsidRDefault="00D30AA8" w:rsidP="006D2ABB">
            <w:pPr>
              <w:rPr>
                <w:ins w:id="1388" w:author="Administrator" w:date="2015-12-01T17:17:00Z"/>
                <w:rFonts w:hint="eastAsia"/>
                <w:color w:val="0070C0"/>
                <w:szCs w:val="21"/>
              </w:rPr>
            </w:pPr>
            <w:ins w:id="1389" w:author="Administrator" w:date="2015-12-01T17:17:00Z">
              <w:r w:rsidRPr="006D2ABB">
                <w:rPr>
                  <w:rFonts w:hint="eastAsia"/>
                  <w:color w:val="00B0F0"/>
                  <w:szCs w:val="21"/>
                </w:rPr>
                <w:t>31</w:t>
              </w:r>
            </w:ins>
          </w:p>
        </w:tc>
        <w:tc>
          <w:tcPr>
            <w:tcW w:w="567" w:type="dxa"/>
            <w:tcPrChange w:id="1390" w:author="Administrator" w:date="2015-12-01T17:19:00Z">
              <w:tcPr>
                <w:tcW w:w="567" w:type="dxa"/>
              </w:tcPr>
            </w:tcPrChange>
          </w:tcPr>
          <w:p w:rsidR="00D30AA8" w:rsidRPr="006D2ABB" w:rsidRDefault="00D30AA8" w:rsidP="006D2ABB">
            <w:pPr>
              <w:rPr>
                <w:ins w:id="1391" w:author="Administrator" w:date="2015-12-01T17:17:00Z"/>
                <w:rFonts w:hint="eastAsia"/>
                <w:color w:val="0070C0"/>
                <w:szCs w:val="21"/>
              </w:rPr>
            </w:pPr>
            <w:ins w:id="1392" w:author="Administrator" w:date="2015-12-01T17:17:00Z">
              <w:r w:rsidRPr="006D2ABB">
                <w:rPr>
                  <w:rFonts w:hint="eastAsia"/>
                  <w:color w:val="00B0F0"/>
                  <w:szCs w:val="21"/>
                </w:rPr>
                <w:t>32</w:t>
              </w:r>
            </w:ins>
          </w:p>
        </w:tc>
        <w:tc>
          <w:tcPr>
            <w:tcW w:w="567" w:type="dxa"/>
            <w:tcPrChange w:id="1393" w:author="Administrator" w:date="2015-12-01T17:19:00Z">
              <w:tcPr>
                <w:tcW w:w="567" w:type="dxa"/>
              </w:tcPr>
            </w:tcPrChange>
          </w:tcPr>
          <w:p w:rsidR="00D30AA8" w:rsidRPr="006D2ABB" w:rsidRDefault="00D30AA8" w:rsidP="006D2ABB">
            <w:pPr>
              <w:rPr>
                <w:ins w:id="1394" w:author="Administrator" w:date="2015-12-01T17:17:00Z"/>
                <w:rFonts w:hint="eastAsia"/>
                <w:color w:val="0070C0"/>
                <w:szCs w:val="21"/>
              </w:rPr>
            </w:pPr>
            <w:ins w:id="1395" w:author="Administrator" w:date="2015-12-01T17:17:00Z">
              <w:r w:rsidRPr="006D2ABB">
                <w:rPr>
                  <w:rFonts w:hint="eastAsia"/>
                  <w:color w:val="00B0F0"/>
                  <w:szCs w:val="21"/>
                </w:rPr>
                <w:t>33</w:t>
              </w:r>
            </w:ins>
          </w:p>
        </w:tc>
        <w:tc>
          <w:tcPr>
            <w:tcW w:w="567" w:type="dxa"/>
            <w:tcPrChange w:id="1396" w:author="Administrator" w:date="2015-12-01T17:19:00Z">
              <w:tcPr>
                <w:tcW w:w="567" w:type="dxa"/>
              </w:tcPr>
            </w:tcPrChange>
          </w:tcPr>
          <w:p w:rsidR="00D30AA8" w:rsidRPr="006D2ABB" w:rsidRDefault="00D30AA8" w:rsidP="006D2ABB">
            <w:pPr>
              <w:rPr>
                <w:ins w:id="1397" w:author="Administrator" w:date="2015-12-01T17:17:00Z"/>
                <w:rFonts w:hint="eastAsia"/>
                <w:color w:val="0070C0"/>
                <w:szCs w:val="21"/>
              </w:rPr>
            </w:pPr>
            <w:ins w:id="1398" w:author="Administrator" w:date="2015-12-01T17:17:00Z">
              <w:r w:rsidRPr="006D2ABB">
                <w:rPr>
                  <w:rFonts w:hint="eastAsia"/>
                  <w:color w:val="00B0F0"/>
                  <w:szCs w:val="21"/>
                </w:rPr>
                <w:t>34</w:t>
              </w:r>
            </w:ins>
          </w:p>
        </w:tc>
        <w:tc>
          <w:tcPr>
            <w:tcW w:w="567" w:type="dxa"/>
            <w:tcPrChange w:id="1399" w:author="Administrator" w:date="2015-12-01T17:19:00Z">
              <w:tcPr>
                <w:tcW w:w="567" w:type="dxa"/>
              </w:tcPr>
            </w:tcPrChange>
          </w:tcPr>
          <w:p w:rsidR="00D30AA8" w:rsidRPr="006D2ABB" w:rsidRDefault="00D30AA8" w:rsidP="006D2ABB">
            <w:pPr>
              <w:rPr>
                <w:ins w:id="1400" w:author="Administrator" w:date="2015-12-01T17:17:00Z"/>
                <w:rFonts w:hint="eastAsia"/>
                <w:color w:val="0070C0"/>
                <w:szCs w:val="21"/>
              </w:rPr>
            </w:pPr>
            <w:ins w:id="1401" w:author="Administrator" w:date="2015-12-01T17:17:00Z">
              <w:r w:rsidRPr="006D2ABB">
                <w:rPr>
                  <w:rFonts w:hint="eastAsia"/>
                  <w:color w:val="00B0F0"/>
                  <w:szCs w:val="21"/>
                </w:rPr>
                <w:t>35</w:t>
              </w:r>
            </w:ins>
          </w:p>
        </w:tc>
        <w:tc>
          <w:tcPr>
            <w:tcW w:w="709" w:type="dxa"/>
            <w:tcPrChange w:id="1402" w:author="Administrator" w:date="2015-12-01T17:19:00Z">
              <w:tcPr>
                <w:tcW w:w="709" w:type="dxa"/>
              </w:tcPr>
            </w:tcPrChange>
          </w:tcPr>
          <w:p w:rsidR="00D30AA8" w:rsidRPr="006D2ABB" w:rsidRDefault="00D30AA8" w:rsidP="006D2ABB">
            <w:pPr>
              <w:rPr>
                <w:ins w:id="1403" w:author="Administrator" w:date="2015-12-01T17:17:00Z"/>
                <w:rFonts w:hint="eastAsia"/>
                <w:color w:val="0070C0"/>
                <w:szCs w:val="21"/>
              </w:rPr>
            </w:pPr>
            <w:ins w:id="1404" w:author="Administrator" w:date="2015-12-01T17:17:00Z">
              <w:r w:rsidRPr="006D2ABB">
                <w:rPr>
                  <w:rFonts w:hint="eastAsia"/>
                  <w:color w:val="00B0F0"/>
                  <w:szCs w:val="21"/>
                </w:rPr>
                <w:t>36</w:t>
              </w:r>
            </w:ins>
          </w:p>
        </w:tc>
        <w:tc>
          <w:tcPr>
            <w:tcW w:w="567" w:type="dxa"/>
            <w:tcPrChange w:id="1405" w:author="Administrator" w:date="2015-12-01T17:19:00Z">
              <w:tcPr>
                <w:tcW w:w="567" w:type="dxa"/>
              </w:tcPr>
            </w:tcPrChange>
          </w:tcPr>
          <w:p w:rsidR="00D30AA8" w:rsidRPr="006D2ABB" w:rsidRDefault="00D30AA8" w:rsidP="006D2ABB">
            <w:pPr>
              <w:rPr>
                <w:ins w:id="1406" w:author="Administrator" w:date="2015-12-01T17:17:00Z"/>
                <w:rFonts w:hint="eastAsia"/>
                <w:color w:val="0070C0"/>
                <w:szCs w:val="21"/>
              </w:rPr>
            </w:pPr>
            <w:ins w:id="1407" w:author="Administrator" w:date="2015-12-01T17:17:00Z">
              <w:r w:rsidRPr="006D2ABB">
                <w:rPr>
                  <w:rFonts w:hint="eastAsia"/>
                  <w:color w:val="00B0F0"/>
                  <w:szCs w:val="21"/>
                </w:rPr>
                <w:t>37</w:t>
              </w:r>
            </w:ins>
          </w:p>
        </w:tc>
        <w:tc>
          <w:tcPr>
            <w:tcW w:w="567" w:type="dxa"/>
            <w:tcPrChange w:id="1408" w:author="Administrator" w:date="2015-12-01T17:19:00Z">
              <w:tcPr>
                <w:tcW w:w="567" w:type="dxa"/>
              </w:tcPr>
            </w:tcPrChange>
          </w:tcPr>
          <w:p w:rsidR="00D30AA8" w:rsidRPr="006D2ABB" w:rsidRDefault="00D30AA8" w:rsidP="006D2ABB">
            <w:pPr>
              <w:rPr>
                <w:ins w:id="1409" w:author="Administrator" w:date="2015-12-01T17:17:00Z"/>
                <w:rFonts w:hint="eastAsia"/>
                <w:color w:val="0070C0"/>
                <w:szCs w:val="21"/>
              </w:rPr>
            </w:pPr>
            <w:ins w:id="1410" w:author="Administrator" w:date="2015-12-01T17:17:00Z">
              <w:r>
                <w:rPr>
                  <w:rFonts w:hint="eastAsia"/>
                  <w:color w:val="FFC000"/>
                  <w:szCs w:val="21"/>
                </w:rPr>
                <w:t>00</w:t>
              </w:r>
            </w:ins>
          </w:p>
        </w:tc>
        <w:tc>
          <w:tcPr>
            <w:tcW w:w="1559" w:type="dxa"/>
            <w:tcPrChange w:id="1411" w:author="Administrator" w:date="2015-12-01T17:19:00Z">
              <w:tcPr>
                <w:tcW w:w="567" w:type="dxa"/>
              </w:tcPr>
            </w:tcPrChange>
          </w:tcPr>
          <w:p w:rsidR="00D30AA8" w:rsidRDefault="00D30AA8" w:rsidP="006D2ABB">
            <w:pPr>
              <w:rPr>
                <w:ins w:id="1412" w:author="Administrator" w:date="2015-12-01T17:19:00Z"/>
                <w:rFonts w:hint="eastAsia"/>
                <w:color w:val="FFC000"/>
                <w:szCs w:val="21"/>
              </w:rPr>
            </w:pPr>
            <w:ins w:id="1413" w:author="Administrator" w:date="2015-12-01T17:20:00Z">
              <w:r>
                <w:rPr>
                  <w:rFonts w:hint="eastAsia"/>
                  <w:color w:val="0070C0"/>
                  <w:szCs w:val="21"/>
                </w:rPr>
                <w:t>XX</w:t>
              </w:r>
            </w:ins>
          </w:p>
        </w:tc>
      </w:tr>
      <w:tr w:rsidR="00D30AA8" w:rsidRPr="006D2ABB" w:rsidTr="00D30AA8">
        <w:trPr>
          <w:ins w:id="1414" w:author="Administrator" w:date="2015-12-01T16:43:00Z"/>
        </w:trPr>
        <w:tc>
          <w:tcPr>
            <w:tcW w:w="501" w:type="dxa"/>
            <w:tcPrChange w:id="1415" w:author="Administrator" w:date="2015-12-01T17:19:00Z">
              <w:tcPr>
                <w:tcW w:w="501" w:type="dxa"/>
              </w:tcPr>
            </w:tcPrChange>
          </w:tcPr>
          <w:p w:rsidR="00D30AA8" w:rsidRPr="006D2ABB" w:rsidRDefault="00D30AA8" w:rsidP="006D2ABB">
            <w:pPr>
              <w:rPr>
                <w:ins w:id="1416" w:author="Administrator" w:date="2015-12-01T16:43:00Z"/>
                <w:color w:val="C00000"/>
                <w:szCs w:val="21"/>
              </w:rPr>
            </w:pPr>
            <w:ins w:id="1417" w:author="Administrator" w:date="2015-12-01T16:43:00Z">
              <w:r w:rsidRPr="006D2ABB">
                <w:rPr>
                  <w:rFonts w:hint="eastAsia"/>
                  <w:color w:val="C00000"/>
                  <w:szCs w:val="21"/>
                </w:rPr>
                <w:t>头</w:t>
              </w:r>
            </w:ins>
          </w:p>
        </w:tc>
        <w:tc>
          <w:tcPr>
            <w:tcW w:w="504" w:type="dxa"/>
            <w:tcPrChange w:id="1418" w:author="Administrator" w:date="2015-12-01T17:19:00Z">
              <w:tcPr>
                <w:tcW w:w="504" w:type="dxa"/>
              </w:tcPr>
            </w:tcPrChange>
          </w:tcPr>
          <w:p w:rsidR="00D30AA8" w:rsidRPr="006D2ABB" w:rsidRDefault="00D30AA8" w:rsidP="006D2ABB">
            <w:pPr>
              <w:rPr>
                <w:ins w:id="1419" w:author="Administrator" w:date="2015-12-01T16:43:00Z"/>
                <w:color w:val="C00000"/>
                <w:szCs w:val="21"/>
              </w:rPr>
            </w:pPr>
            <w:ins w:id="1420" w:author="Administrator" w:date="2015-12-01T16:43:00Z">
              <w:r w:rsidRPr="006D2ABB">
                <w:rPr>
                  <w:rFonts w:hint="eastAsia"/>
                  <w:color w:val="C00000"/>
                  <w:szCs w:val="21"/>
                </w:rPr>
                <w:t>头</w:t>
              </w:r>
            </w:ins>
          </w:p>
        </w:tc>
        <w:tc>
          <w:tcPr>
            <w:tcW w:w="508" w:type="dxa"/>
            <w:tcPrChange w:id="1421" w:author="Administrator" w:date="2015-12-01T17:19:00Z">
              <w:tcPr>
                <w:tcW w:w="508" w:type="dxa"/>
              </w:tcPr>
            </w:tcPrChange>
          </w:tcPr>
          <w:p w:rsidR="00D30AA8" w:rsidRPr="006D2ABB" w:rsidRDefault="00D30AA8" w:rsidP="006D2ABB">
            <w:pPr>
              <w:rPr>
                <w:ins w:id="1422" w:author="Administrator" w:date="2015-12-01T16:43:00Z"/>
                <w:color w:val="C00000"/>
                <w:szCs w:val="21"/>
              </w:rPr>
            </w:pPr>
            <w:ins w:id="1423" w:author="Administrator" w:date="2015-12-01T16:43:00Z">
              <w:r w:rsidRPr="006D2ABB">
                <w:rPr>
                  <w:rFonts w:hint="eastAsia"/>
                  <w:color w:val="C00000"/>
                  <w:szCs w:val="21"/>
                </w:rPr>
                <w:t>头</w:t>
              </w:r>
            </w:ins>
          </w:p>
        </w:tc>
        <w:tc>
          <w:tcPr>
            <w:tcW w:w="684" w:type="dxa"/>
            <w:tcPrChange w:id="1424" w:author="Administrator" w:date="2015-12-01T17:19:00Z">
              <w:tcPr>
                <w:tcW w:w="684" w:type="dxa"/>
              </w:tcPr>
            </w:tcPrChange>
          </w:tcPr>
          <w:p w:rsidR="00D30AA8" w:rsidRPr="006D2ABB" w:rsidRDefault="00D30AA8" w:rsidP="006D2ABB">
            <w:pPr>
              <w:rPr>
                <w:ins w:id="1425" w:author="Administrator" w:date="2015-12-01T16:43:00Z"/>
                <w:color w:val="FF0000"/>
                <w:szCs w:val="21"/>
              </w:rPr>
            </w:pPr>
            <w:ins w:id="1426" w:author="Administrator" w:date="2015-12-01T16:43:00Z">
              <w:r w:rsidRPr="006D2ABB">
                <w:rPr>
                  <w:rFonts w:hint="eastAsia"/>
                  <w:color w:val="FF0000"/>
                  <w:szCs w:val="21"/>
                </w:rPr>
                <w:t>SIZE</w:t>
              </w:r>
            </w:ins>
          </w:p>
        </w:tc>
        <w:tc>
          <w:tcPr>
            <w:tcW w:w="566" w:type="dxa"/>
            <w:tcPrChange w:id="1427" w:author="Administrator" w:date="2015-12-01T17:19:00Z">
              <w:tcPr>
                <w:tcW w:w="566" w:type="dxa"/>
              </w:tcPr>
            </w:tcPrChange>
          </w:tcPr>
          <w:p w:rsidR="00D30AA8" w:rsidRPr="006D2ABB" w:rsidRDefault="00D30AA8" w:rsidP="006D2ABB">
            <w:pPr>
              <w:rPr>
                <w:ins w:id="1428" w:author="Administrator" w:date="2015-12-01T16:43:00Z"/>
                <w:color w:val="FFC000"/>
                <w:szCs w:val="21"/>
              </w:rPr>
            </w:pPr>
            <w:ins w:id="1429" w:author="Administrator" w:date="2015-12-01T16:43:00Z">
              <w:r w:rsidRPr="006D2ABB">
                <w:rPr>
                  <w:rFonts w:hint="eastAsia"/>
                  <w:color w:val="FFC000"/>
                  <w:szCs w:val="21"/>
                </w:rPr>
                <w:t>M</w:t>
              </w:r>
            </w:ins>
          </w:p>
        </w:tc>
        <w:tc>
          <w:tcPr>
            <w:tcW w:w="512" w:type="dxa"/>
            <w:tcPrChange w:id="1430" w:author="Administrator" w:date="2015-12-01T17:19:00Z">
              <w:tcPr>
                <w:tcW w:w="512" w:type="dxa"/>
              </w:tcPr>
            </w:tcPrChange>
          </w:tcPr>
          <w:p w:rsidR="00D30AA8" w:rsidRPr="006D2ABB" w:rsidRDefault="00D30AA8" w:rsidP="006D2ABB">
            <w:pPr>
              <w:rPr>
                <w:ins w:id="1431" w:author="Administrator" w:date="2015-12-01T16:43:00Z"/>
                <w:color w:val="A5A5A5" w:themeColor="accent3"/>
                <w:szCs w:val="21"/>
              </w:rPr>
            </w:pPr>
            <w:ins w:id="1432" w:author="Administrator" w:date="2015-12-01T16:43:00Z">
              <w:r w:rsidRPr="006D2ABB">
                <w:rPr>
                  <w:rFonts w:hint="eastAsia"/>
                  <w:color w:val="A5A5A5" w:themeColor="accent3"/>
                  <w:szCs w:val="21"/>
                </w:rPr>
                <w:t>Y</w:t>
              </w:r>
            </w:ins>
          </w:p>
        </w:tc>
        <w:tc>
          <w:tcPr>
            <w:tcW w:w="567" w:type="dxa"/>
            <w:tcPrChange w:id="1433" w:author="Administrator" w:date="2015-12-01T17:19:00Z">
              <w:tcPr>
                <w:tcW w:w="567" w:type="dxa"/>
              </w:tcPr>
            </w:tcPrChange>
          </w:tcPr>
          <w:p w:rsidR="00D30AA8" w:rsidRPr="006D2ABB" w:rsidRDefault="00D30AA8" w:rsidP="006D2ABB">
            <w:pPr>
              <w:rPr>
                <w:ins w:id="1434" w:author="Administrator" w:date="2015-12-01T17:17:00Z"/>
                <w:color w:val="0070C0"/>
                <w:szCs w:val="21"/>
              </w:rPr>
            </w:pPr>
            <w:ins w:id="1435" w:author="Administrator" w:date="2015-12-01T17:17:00Z">
              <w:r w:rsidRPr="006D2ABB">
                <w:rPr>
                  <w:rFonts w:hint="eastAsia"/>
                  <w:color w:val="00B0F0"/>
                  <w:szCs w:val="21"/>
                </w:rPr>
                <w:t>1</w:t>
              </w:r>
            </w:ins>
          </w:p>
        </w:tc>
        <w:tc>
          <w:tcPr>
            <w:tcW w:w="567" w:type="dxa"/>
            <w:tcPrChange w:id="1436" w:author="Administrator" w:date="2015-12-01T17:19:00Z">
              <w:tcPr>
                <w:tcW w:w="567" w:type="dxa"/>
              </w:tcPr>
            </w:tcPrChange>
          </w:tcPr>
          <w:p w:rsidR="00D30AA8" w:rsidRPr="006D2ABB" w:rsidRDefault="00D30AA8" w:rsidP="006D2ABB">
            <w:pPr>
              <w:rPr>
                <w:ins w:id="1437" w:author="Administrator" w:date="2015-12-01T17:17:00Z"/>
                <w:color w:val="0070C0"/>
                <w:szCs w:val="21"/>
              </w:rPr>
            </w:pPr>
            <w:ins w:id="1438" w:author="Administrator" w:date="2015-12-01T17:17:00Z">
              <w:r w:rsidRPr="006D2ABB">
                <w:rPr>
                  <w:rFonts w:hint="eastAsia"/>
                  <w:color w:val="00B0F0"/>
                  <w:szCs w:val="21"/>
                </w:rPr>
                <w:t>2</w:t>
              </w:r>
            </w:ins>
          </w:p>
        </w:tc>
        <w:tc>
          <w:tcPr>
            <w:tcW w:w="567" w:type="dxa"/>
            <w:tcPrChange w:id="1439" w:author="Administrator" w:date="2015-12-01T17:19:00Z">
              <w:tcPr>
                <w:tcW w:w="567" w:type="dxa"/>
              </w:tcPr>
            </w:tcPrChange>
          </w:tcPr>
          <w:p w:rsidR="00D30AA8" w:rsidRPr="006D2ABB" w:rsidRDefault="00D30AA8" w:rsidP="006D2ABB">
            <w:pPr>
              <w:rPr>
                <w:ins w:id="1440" w:author="Administrator" w:date="2015-12-01T17:17:00Z"/>
                <w:color w:val="0070C0"/>
                <w:szCs w:val="21"/>
              </w:rPr>
            </w:pPr>
            <w:ins w:id="1441" w:author="Administrator" w:date="2015-12-01T17:17:00Z">
              <w:r w:rsidRPr="006D2ABB">
                <w:rPr>
                  <w:rFonts w:hint="eastAsia"/>
                  <w:color w:val="00B0F0"/>
                  <w:szCs w:val="21"/>
                </w:rPr>
                <w:t>3</w:t>
              </w:r>
            </w:ins>
          </w:p>
        </w:tc>
        <w:tc>
          <w:tcPr>
            <w:tcW w:w="567" w:type="dxa"/>
            <w:tcPrChange w:id="1442" w:author="Administrator" w:date="2015-12-01T17:19:00Z">
              <w:tcPr>
                <w:tcW w:w="567" w:type="dxa"/>
              </w:tcPr>
            </w:tcPrChange>
          </w:tcPr>
          <w:p w:rsidR="00D30AA8" w:rsidRPr="006D2ABB" w:rsidRDefault="00D30AA8" w:rsidP="006D2ABB">
            <w:pPr>
              <w:rPr>
                <w:ins w:id="1443" w:author="Administrator" w:date="2015-12-01T17:17:00Z"/>
                <w:color w:val="0070C0"/>
                <w:szCs w:val="21"/>
              </w:rPr>
            </w:pPr>
            <w:ins w:id="1444" w:author="Administrator" w:date="2015-12-01T17:17:00Z">
              <w:r w:rsidRPr="006D2ABB">
                <w:rPr>
                  <w:rFonts w:hint="eastAsia"/>
                  <w:color w:val="00B0F0"/>
                  <w:szCs w:val="21"/>
                </w:rPr>
                <w:t>4</w:t>
              </w:r>
            </w:ins>
          </w:p>
        </w:tc>
        <w:tc>
          <w:tcPr>
            <w:tcW w:w="567" w:type="dxa"/>
            <w:tcPrChange w:id="1445" w:author="Administrator" w:date="2015-12-01T17:19:00Z">
              <w:tcPr>
                <w:tcW w:w="567" w:type="dxa"/>
              </w:tcPr>
            </w:tcPrChange>
          </w:tcPr>
          <w:p w:rsidR="00D30AA8" w:rsidRPr="006D2ABB" w:rsidRDefault="00D30AA8" w:rsidP="006D2ABB">
            <w:pPr>
              <w:rPr>
                <w:ins w:id="1446" w:author="Administrator" w:date="2015-12-01T17:17:00Z"/>
                <w:color w:val="0070C0"/>
                <w:szCs w:val="21"/>
              </w:rPr>
            </w:pPr>
            <w:ins w:id="1447" w:author="Administrator" w:date="2015-12-01T17:17:00Z">
              <w:r w:rsidRPr="006D2ABB">
                <w:rPr>
                  <w:rFonts w:hint="eastAsia"/>
                  <w:color w:val="00B0F0"/>
                  <w:szCs w:val="21"/>
                </w:rPr>
                <w:t>5</w:t>
              </w:r>
            </w:ins>
          </w:p>
        </w:tc>
        <w:tc>
          <w:tcPr>
            <w:tcW w:w="567" w:type="dxa"/>
            <w:tcPrChange w:id="1448" w:author="Administrator" w:date="2015-12-01T17:19:00Z">
              <w:tcPr>
                <w:tcW w:w="567" w:type="dxa"/>
              </w:tcPr>
            </w:tcPrChange>
          </w:tcPr>
          <w:p w:rsidR="00D30AA8" w:rsidRPr="006D2ABB" w:rsidRDefault="00D30AA8" w:rsidP="006D2ABB">
            <w:pPr>
              <w:rPr>
                <w:ins w:id="1449" w:author="Administrator" w:date="2015-12-01T17:17:00Z"/>
                <w:color w:val="0070C0"/>
                <w:szCs w:val="21"/>
              </w:rPr>
            </w:pPr>
            <w:ins w:id="1450" w:author="Administrator" w:date="2015-12-01T17:17:00Z">
              <w:r w:rsidRPr="006D2ABB">
                <w:rPr>
                  <w:rFonts w:hint="eastAsia"/>
                  <w:color w:val="00B0F0"/>
                  <w:szCs w:val="21"/>
                </w:rPr>
                <w:t>6</w:t>
              </w:r>
            </w:ins>
          </w:p>
        </w:tc>
        <w:tc>
          <w:tcPr>
            <w:tcW w:w="567" w:type="dxa"/>
            <w:tcPrChange w:id="1451" w:author="Administrator" w:date="2015-12-01T17:19:00Z">
              <w:tcPr>
                <w:tcW w:w="567" w:type="dxa"/>
              </w:tcPr>
            </w:tcPrChange>
          </w:tcPr>
          <w:p w:rsidR="00D30AA8" w:rsidRPr="006D2ABB" w:rsidRDefault="00D30AA8" w:rsidP="006D2ABB">
            <w:pPr>
              <w:rPr>
                <w:ins w:id="1452" w:author="Administrator" w:date="2015-12-01T17:17:00Z"/>
                <w:color w:val="0070C0"/>
                <w:szCs w:val="21"/>
              </w:rPr>
            </w:pPr>
            <w:ins w:id="1453" w:author="Administrator" w:date="2015-12-01T17:17:00Z">
              <w:r w:rsidRPr="006D2ABB">
                <w:rPr>
                  <w:rFonts w:hint="eastAsia"/>
                  <w:color w:val="00B0F0"/>
                  <w:szCs w:val="21"/>
                </w:rPr>
                <w:t>7</w:t>
              </w:r>
            </w:ins>
          </w:p>
        </w:tc>
        <w:tc>
          <w:tcPr>
            <w:tcW w:w="567" w:type="dxa"/>
            <w:tcPrChange w:id="1454" w:author="Administrator" w:date="2015-12-01T17:19:00Z">
              <w:tcPr>
                <w:tcW w:w="567" w:type="dxa"/>
              </w:tcPr>
            </w:tcPrChange>
          </w:tcPr>
          <w:p w:rsidR="00D30AA8" w:rsidRPr="006D2ABB" w:rsidRDefault="00D30AA8" w:rsidP="006D2ABB">
            <w:pPr>
              <w:rPr>
                <w:ins w:id="1455" w:author="Administrator" w:date="2015-12-01T17:17:00Z"/>
                <w:color w:val="0070C0"/>
                <w:szCs w:val="21"/>
              </w:rPr>
            </w:pPr>
            <w:ins w:id="1456" w:author="Administrator" w:date="2015-12-01T17:17:00Z">
              <w:r w:rsidRPr="006D2ABB">
                <w:rPr>
                  <w:rFonts w:hint="eastAsia"/>
                  <w:color w:val="00B0F0"/>
                  <w:szCs w:val="21"/>
                </w:rPr>
                <w:t>8</w:t>
              </w:r>
            </w:ins>
          </w:p>
        </w:tc>
        <w:tc>
          <w:tcPr>
            <w:tcW w:w="709" w:type="dxa"/>
            <w:tcPrChange w:id="1457" w:author="Administrator" w:date="2015-12-01T17:19:00Z">
              <w:tcPr>
                <w:tcW w:w="709" w:type="dxa"/>
              </w:tcPr>
            </w:tcPrChange>
          </w:tcPr>
          <w:p w:rsidR="00D30AA8" w:rsidRPr="006D2ABB" w:rsidRDefault="00D30AA8" w:rsidP="006D2ABB">
            <w:pPr>
              <w:rPr>
                <w:ins w:id="1458" w:author="Administrator" w:date="2015-12-01T17:17:00Z"/>
                <w:color w:val="0070C0"/>
                <w:szCs w:val="21"/>
              </w:rPr>
            </w:pPr>
            <w:ins w:id="1459" w:author="Administrator" w:date="2015-12-01T17:17:00Z">
              <w:r w:rsidRPr="006D2ABB">
                <w:rPr>
                  <w:rFonts w:hint="eastAsia"/>
                  <w:color w:val="00B0F0"/>
                  <w:szCs w:val="21"/>
                </w:rPr>
                <w:t>9</w:t>
              </w:r>
            </w:ins>
          </w:p>
        </w:tc>
        <w:tc>
          <w:tcPr>
            <w:tcW w:w="567" w:type="dxa"/>
            <w:tcPrChange w:id="1460" w:author="Administrator" w:date="2015-12-01T17:19:00Z">
              <w:tcPr>
                <w:tcW w:w="567" w:type="dxa"/>
              </w:tcPr>
            </w:tcPrChange>
          </w:tcPr>
          <w:p w:rsidR="00D30AA8" w:rsidRPr="006D2ABB" w:rsidRDefault="00D30AA8" w:rsidP="006D2ABB">
            <w:pPr>
              <w:rPr>
                <w:ins w:id="1461" w:author="Administrator" w:date="2015-12-01T17:17:00Z"/>
                <w:color w:val="0070C0"/>
                <w:szCs w:val="21"/>
              </w:rPr>
            </w:pPr>
            <w:ins w:id="1462" w:author="Administrator" w:date="2015-12-01T17:17:00Z">
              <w:r w:rsidRPr="006D2ABB">
                <w:rPr>
                  <w:rFonts w:hint="eastAsia"/>
                  <w:color w:val="00B0F0"/>
                  <w:szCs w:val="21"/>
                </w:rPr>
                <w:t>A</w:t>
              </w:r>
            </w:ins>
          </w:p>
        </w:tc>
        <w:tc>
          <w:tcPr>
            <w:tcW w:w="567" w:type="dxa"/>
            <w:tcPrChange w:id="1463" w:author="Administrator" w:date="2015-12-01T17:19:00Z">
              <w:tcPr>
                <w:tcW w:w="567" w:type="dxa"/>
              </w:tcPr>
            </w:tcPrChange>
          </w:tcPr>
          <w:p w:rsidR="00D30AA8" w:rsidRPr="006D2ABB" w:rsidRDefault="00D30AA8" w:rsidP="006D2ABB">
            <w:pPr>
              <w:rPr>
                <w:ins w:id="1464" w:author="Administrator" w:date="2015-12-01T17:17:00Z"/>
                <w:color w:val="0070C0"/>
                <w:szCs w:val="21"/>
              </w:rPr>
            </w:pPr>
            <w:ins w:id="1465" w:author="Administrator" w:date="2015-12-01T17:17:00Z">
              <w:r w:rsidRPr="006D2ABB">
                <w:rPr>
                  <w:rFonts w:hint="eastAsia"/>
                  <w:color w:val="FFC000"/>
                  <w:szCs w:val="21"/>
                </w:rPr>
                <w:t>M</w:t>
              </w:r>
            </w:ins>
          </w:p>
        </w:tc>
        <w:tc>
          <w:tcPr>
            <w:tcW w:w="1559" w:type="dxa"/>
            <w:tcPrChange w:id="1466" w:author="Administrator" w:date="2015-12-01T17:19:00Z">
              <w:tcPr>
                <w:tcW w:w="567" w:type="dxa"/>
              </w:tcPr>
            </w:tcPrChange>
          </w:tcPr>
          <w:p w:rsidR="00D30AA8" w:rsidRPr="006D2ABB" w:rsidRDefault="00D30AA8" w:rsidP="006D2ABB">
            <w:pPr>
              <w:rPr>
                <w:ins w:id="1467" w:author="Administrator" w:date="2015-12-01T17:19:00Z"/>
                <w:rFonts w:hint="eastAsia"/>
                <w:color w:val="FFC000"/>
                <w:szCs w:val="21"/>
              </w:rPr>
            </w:pPr>
            <w:ins w:id="1468" w:author="Administrator" w:date="2015-12-01T17:19:00Z">
              <w:r w:rsidRPr="006D2ABB">
                <w:rPr>
                  <w:color w:val="0070C0"/>
                  <w:szCs w:val="21"/>
                </w:rPr>
                <w:t>C</w:t>
              </w:r>
              <w:r w:rsidRPr="006D2ABB">
                <w:rPr>
                  <w:rFonts w:hint="eastAsia"/>
                  <w:color w:val="0070C0"/>
                  <w:szCs w:val="21"/>
                </w:rPr>
                <w:t>hecksum</w:t>
              </w:r>
            </w:ins>
          </w:p>
        </w:tc>
      </w:tr>
    </w:tbl>
    <w:p w:rsidR="00C4102A" w:rsidRPr="006D2ABB" w:rsidRDefault="00C4102A" w:rsidP="00C4102A">
      <w:pPr>
        <w:ind w:left="360"/>
        <w:rPr>
          <w:ins w:id="1469" w:author="Administrator" w:date="2015-12-01T16:43:00Z"/>
          <w:szCs w:val="21"/>
        </w:rPr>
      </w:pPr>
      <w:ins w:id="1470" w:author="Administrator" w:date="2015-12-01T16:43:00Z">
        <w:r w:rsidRPr="006D2ABB">
          <w:rPr>
            <w:color w:val="C00000"/>
            <w:szCs w:val="21"/>
          </w:rPr>
          <w:t>0x</w:t>
        </w:r>
        <w:r w:rsidRPr="006D2ABB">
          <w:rPr>
            <w:rFonts w:hint="eastAsia"/>
            <w:color w:val="C00000"/>
            <w:szCs w:val="21"/>
          </w:rPr>
          <w:t>48；</w:t>
        </w:r>
        <w:r w:rsidRPr="006D2ABB">
          <w:rPr>
            <w:color w:val="C00000"/>
            <w:szCs w:val="21"/>
          </w:rPr>
          <w:t>0x</w:t>
        </w:r>
        <w:r w:rsidRPr="006D2ABB">
          <w:rPr>
            <w:rFonts w:hint="eastAsia"/>
            <w:color w:val="C00000"/>
            <w:szCs w:val="21"/>
          </w:rPr>
          <w:t>59；0x3E</w:t>
        </w:r>
        <w:r w:rsidRPr="006D2ABB">
          <w:rPr>
            <w:rFonts w:hint="eastAsia"/>
            <w:szCs w:val="21"/>
          </w:rPr>
          <w:t>；</w:t>
        </w:r>
        <w:r w:rsidRPr="006D2ABB">
          <w:rPr>
            <w:szCs w:val="21"/>
          </w:rPr>
          <w:t>[</w:t>
        </w:r>
        <w:r w:rsidRPr="006D2ABB">
          <w:rPr>
            <w:rFonts w:hint="eastAsia"/>
            <w:color w:val="FF0000"/>
            <w:szCs w:val="21"/>
          </w:rPr>
          <w:t>报告</w:t>
        </w:r>
        <w:r w:rsidRPr="006D2ABB">
          <w:rPr>
            <w:color w:val="FF0000"/>
            <w:szCs w:val="21"/>
          </w:rPr>
          <w:t>描述长度</w:t>
        </w:r>
        <w:r w:rsidRPr="006D2ABB">
          <w:rPr>
            <w:rFonts w:hint="eastAsia"/>
            <w:color w:val="FF0000"/>
            <w:szCs w:val="21"/>
          </w:rPr>
          <w:t>0(SIZE_LENGHT)</w:t>
        </w:r>
        <w:r w:rsidRPr="006D2ABB">
          <w:rPr>
            <w:szCs w:val="21"/>
          </w:rPr>
          <w:t>]</w:t>
        </w:r>
        <w:r w:rsidRPr="006D2ABB">
          <w:rPr>
            <w:rFonts w:hint="eastAsia"/>
            <w:szCs w:val="21"/>
          </w:rPr>
          <w:t>；[</w:t>
        </w:r>
        <w:r w:rsidRPr="006D2ABB">
          <w:rPr>
            <w:rFonts w:hint="eastAsia"/>
            <w:color w:val="FFC000"/>
            <w:szCs w:val="21"/>
          </w:rPr>
          <w:t>报告帧1(MODE)固定0X</w:t>
        </w:r>
      </w:ins>
      <w:ins w:id="1471" w:author="Administrator" w:date="2015-12-01T17:20:00Z">
        <w:r w:rsidR="00D30AA8">
          <w:rPr>
            <w:rFonts w:hint="eastAsia"/>
            <w:color w:val="FFC000"/>
            <w:szCs w:val="21"/>
          </w:rPr>
          <w:t>04</w:t>
        </w:r>
      </w:ins>
      <w:ins w:id="1472" w:author="Administrator" w:date="2015-12-01T16:43:00Z">
        <w:r w:rsidRPr="006D2ABB">
          <w:rPr>
            <w:szCs w:val="21"/>
          </w:rPr>
          <w:t>]</w:t>
        </w:r>
        <w:r w:rsidRPr="006D2ABB">
          <w:rPr>
            <w:rFonts w:hint="eastAsia"/>
            <w:szCs w:val="21"/>
          </w:rPr>
          <w:t xml:space="preserve"> ；</w:t>
        </w:r>
        <w:r w:rsidRPr="006D2ABB">
          <w:rPr>
            <w:rFonts w:hint="eastAsia"/>
            <w:color w:val="A5A5A5" w:themeColor="accent3"/>
            <w:szCs w:val="21"/>
          </w:rPr>
          <w:t>[报告帧2</w:t>
        </w:r>
      </w:ins>
      <w:ins w:id="1473" w:author="Administrator" w:date="2015-12-01T17:21:00Z">
        <w:r w:rsidR="00D30AA8" w:rsidRPr="006D2ABB">
          <w:rPr>
            <w:rFonts w:hint="eastAsia"/>
            <w:color w:val="FFC000"/>
            <w:szCs w:val="21"/>
          </w:rPr>
          <w:t>与</w:t>
        </w:r>
        <w:r w:rsidR="00D30AA8">
          <w:rPr>
            <w:rFonts w:hint="eastAsia"/>
            <w:color w:val="FFC000"/>
            <w:szCs w:val="21"/>
          </w:rPr>
          <w:t>主机命令一致</w:t>
        </w:r>
      </w:ins>
      <w:ins w:id="1474" w:author="Administrator" w:date="2015-12-01T16:43:00Z">
        <w:r w:rsidRPr="006D2ABB">
          <w:rPr>
            <w:rFonts w:hint="eastAsia"/>
            <w:color w:val="A5A5A5" w:themeColor="accent3"/>
            <w:szCs w:val="21"/>
          </w:rPr>
          <w:t>]</w:t>
        </w:r>
        <w:r w:rsidRPr="006D2ABB">
          <w:rPr>
            <w:rFonts w:hint="eastAsia"/>
            <w:szCs w:val="21"/>
          </w:rPr>
          <w:t>；[</w:t>
        </w:r>
        <w:r w:rsidRPr="006D2ABB">
          <w:rPr>
            <w:rFonts w:hint="eastAsia"/>
            <w:color w:val="FFC000"/>
            <w:szCs w:val="21"/>
          </w:rPr>
          <w:t>报告帧3(MODE)与</w:t>
        </w:r>
      </w:ins>
      <w:ins w:id="1475" w:author="Administrator" w:date="2015-12-01T17:21:00Z">
        <w:r w:rsidR="00D30AA8">
          <w:rPr>
            <w:rFonts w:hint="eastAsia"/>
            <w:color w:val="FFC000"/>
            <w:szCs w:val="21"/>
          </w:rPr>
          <w:t>主机命令一致</w:t>
        </w:r>
      </w:ins>
      <w:ins w:id="1476" w:author="Administrator" w:date="2015-12-01T16:43:00Z">
        <w:r w:rsidRPr="006D2ABB">
          <w:rPr>
            <w:szCs w:val="21"/>
          </w:rPr>
          <w:t>]</w:t>
        </w:r>
        <w:r w:rsidRPr="006D2ABB">
          <w:rPr>
            <w:rFonts w:hint="eastAsia"/>
            <w:szCs w:val="21"/>
          </w:rPr>
          <w:t xml:space="preserve"> ；[</w:t>
        </w:r>
        <w:r w:rsidRPr="006D2ABB">
          <w:rPr>
            <w:rFonts w:hint="eastAsia"/>
            <w:color w:val="00B0F0"/>
            <w:szCs w:val="21"/>
          </w:rPr>
          <w:t>数据校验(Checksum)</w:t>
        </w:r>
        <w:r w:rsidRPr="006D2ABB">
          <w:rPr>
            <w:rFonts w:hint="eastAsia"/>
            <w:szCs w:val="21"/>
          </w:rPr>
          <w:t>]</w:t>
        </w:r>
      </w:ins>
    </w:p>
    <w:p w:rsidR="00C4102A" w:rsidRPr="006D2ABB" w:rsidRDefault="003E42D2" w:rsidP="00C4102A">
      <w:pPr>
        <w:pStyle w:val="a3"/>
        <w:ind w:left="360" w:firstLineChars="0" w:firstLine="0"/>
        <w:rPr>
          <w:ins w:id="1477" w:author="Administrator" w:date="2015-12-01T16:43:00Z"/>
          <w:szCs w:val="21"/>
        </w:rPr>
      </w:pPr>
      <w:ins w:id="1478" w:author="Administrator" w:date="2015-12-01T17:32:00Z">
        <w:r>
          <w:rPr>
            <w:rFonts w:hint="eastAsia"/>
            <w:szCs w:val="21"/>
            <w:highlight w:val="yellow"/>
          </w:rPr>
          <w:t>配置</w:t>
        </w:r>
      </w:ins>
      <w:ins w:id="1479" w:author="Administrator" w:date="2015-12-01T16:43:00Z">
        <w:r w:rsidR="00C4102A" w:rsidRPr="006D2ABB">
          <w:rPr>
            <w:rFonts w:hint="eastAsia"/>
            <w:szCs w:val="21"/>
            <w:highlight w:val="yellow"/>
          </w:rPr>
          <w:t>失败</w:t>
        </w:r>
        <w:proofErr w:type="spellStart"/>
        <w:r w:rsidR="00C4102A" w:rsidRPr="006D2ABB">
          <w:rPr>
            <w:rFonts w:hint="eastAsia"/>
            <w:szCs w:val="21"/>
          </w:rPr>
          <w:t>Respont</w:t>
        </w:r>
        <w:proofErr w:type="spellEnd"/>
        <w:r w:rsidR="00C4102A" w:rsidRPr="006D2ABB">
          <w:rPr>
            <w:rFonts w:hint="eastAsia"/>
            <w:szCs w:val="21"/>
          </w:rPr>
          <w:t>回传:</w:t>
        </w:r>
      </w:ins>
    </w:p>
    <w:tbl>
      <w:tblPr>
        <w:tblStyle w:val="a7"/>
        <w:tblW w:w="0" w:type="auto"/>
        <w:tblLook w:val="04A0" w:firstRow="1" w:lastRow="0" w:firstColumn="1" w:lastColumn="0" w:noHBand="0" w:noVBand="1"/>
      </w:tblPr>
      <w:tblGrid>
        <w:gridCol w:w="535"/>
        <w:gridCol w:w="563"/>
        <w:gridCol w:w="542"/>
        <w:gridCol w:w="878"/>
        <w:gridCol w:w="878"/>
        <w:gridCol w:w="1276"/>
        <w:gridCol w:w="1276"/>
        <w:gridCol w:w="1376"/>
      </w:tblGrid>
      <w:tr w:rsidR="00C4102A" w:rsidRPr="006D2ABB" w:rsidTr="006D2ABB">
        <w:trPr>
          <w:ins w:id="1480" w:author="Administrator" w:date="2015-12-01T16:43:00Z"/>
        </w:trPr>
        <w:tc>
          <w:tcPr>
            <w:tcW w:w="535" w:type="dxa"/>
          </w:tcPr>
          <w:p w:rsidR="00C4102A" w:rsidRPr="006D2ABB" w:rsidRDefault="00C4102A" w:rsidP="006D2ABB">
            <w:pPr>
              <w:rPr>
                <w:ins w:id="1481" w:author="Administrator" w:date="2015-12-01T16:43:00Z"/>
                <w:color w:val="C00000"/>
                <w:szCs w:val="21"/>
              </w:rPr>
            </w:pPr>
            <w:ins w:id="1482" w:author="Administrator" w:date="2015-12-01T16:43:00Z">
              <w:r w:rsidRPr="006D2ABB">
                <w:rPr>
                  <w:rFonts w:hint="eastAsia"/>
                  <w:color w:val="C00000"/>
                  <w:szCs w:val="21"/>
                </w:rPr>
                <w:t>48</w:t>
              </w:r>
            </w:ins>
          </w:p>
        </w:tc>
        <w:tc>
          <w:tcPr>
            <w:tcW w:w="563" w:type="dxa"/>
          </w:tcPr>
          <w:p w:rsidR="00C4102A" w:rsidRPr="006D2ABB" w:rsidRDefault="00C4102A" w:rsidP="006D2ABB">
            <w:pPr>
              <w:rPr>
                <w:ins w:id="1483" w:author="Administrator" w:date="2015-12-01T16:43:00Z"/>
                <w:color w:val="C00000"/>
                <w:szCs w:val="21"/>
              </w:rPr>
            </w:pPr>
            <w:ins w:id="1484" w:author="Administrator" w:date="2015-12-01T16:43:00Z">
              <w:r w:rsidRPr="006D2ABB">
                <w:rPr>
                  <w:rFonts w:hint="eastAsia"/>
                  <w:color w:val="C00000"/>
                  <w:szCs w:val="21"/>
                </w:rPr>
                <w:t>59</w:t>
              </w:r>
            </w:ins>
          </w:p>
        </w:tc>
        <w:tc>
          <w:tcPr>
            <w:tcW w:w="542" w:type="dxa"/>
          </w:tcPr>
          <w:p w:rsidR="00C4102A" w:rsidRPr="006D2ABB" w:rsidRDefault="00C4102A" w:rsidP="006D2ABB">
            <w:pPr>
              <w:rPr>
                <w:ins w:id="1485" w:author="Administrator" w:date="2015-12-01T16:43:00Z"/>
                <w:color w:val="C00000"/>
                <w:szCs w:val="21"/>
              </w:rPr>
            </w:pPr>
            <w:ins w:id="1486" w:author="Administrator" w:date="2015-12-01T16:43:00Z">
              <w:r w:rsidRPr="006D2ABB">
                <w:rPr>
                  <w:rFonts w:hint="eastAsia"/>
                  <w:color w:val="C00000"/>
                  <w:szCs w:val="21"/>
                </w:rPr>
                <w:t>3E</w:t>
              </w:r>
            </w:ins>
          </w:p>
        </w:tc>
        <w:tc>
          <w:tcPr>
            <w:tcW w:w="878" w:type="dxa"/>
          </w:tcPr>
          <w:p w:rsidR="00C4102A" w:rsidRPr="006D2ABB" w:rsidRDefault="00C4102A" w:rsidP="006D2ABB">
            <w:pPr>
              <w:rPr>
                <w:ins w:id="1487" w:author="Administrator" w:date="2015-12-01T16:43:00Z"/>
                <w:color w:val="C00000"/>
                <w:szCs w:val="21"/>
              </w:rPr>
            </w:pPr>
            <w:ins w:id="1488" w:author="Administrator" w:date="2015-12-01T16:43:00Z">
              <w:r w:rsidRPr="006D2ABB">
                <w:rPr>
                  <w:rFonts w:hint="eastAsia"/>
                  <w:color w:val="FF0000"/>
                  <w:szCs w:val="21"/>
                </w:rPr>
                <w:t>04</w:t>
              </w:r>
            </w:ins>
          </w:p>
        </w:tc>
        <w:tc>
          <w:tcPr>
            <w:tcW w:w="878" w:type="dxa"/>
          </w:tcPr>
          <w:p w:rsidR="00C4102A" w:rsidRPr="006D2ABB" w:rsidRDefault="003E42D2" w:rsidP="006D2ABB">
            <w:pPr>
              <w:rPr>
                <w:ins w:id="1489" w:author="Administrator" w:date="2015-12-01T16:43:00Z"/>
                <w:color w:val="FFC000"/>
                <w:szCs w:val="21"/>
              </w:rPr>
            </w:pPr>
            <w:ins w:id="1490" w:author="Administrator" w:date="2015-12-01T17:21:00Z">
              <w:r>
                <w:rPr>
                  <w:rFonts w:hint="eastAsia"/>
                  <w:color w:val="FFC000"/>
                  <w:szCs w:val="21"/>
                </w:rPr>
                <w:t>04</w:t>
              </w:r>
            </w:ins>
          </w:p>
        </w:tc>
        <w:tc>
          <w:tcPr>
            <w:tcW w:w="1276" w:type="dxa"/>
          </w:tcPr>
          <w:p w:rsidR="00C4102A" w:rsidRPr="006D2ABB" w:rsidRDefault="00C4102A" w:rsidP="006D2ABB">
            <w:pPr>
              <w:rPr>
                <w:ins w:id="1491" w:author="Administrator" w:date="2015-12-01T16:43:00Z"/>
                <w:color w:val="A5A5A5" w:themeColor="accent3"/>
                <w:szCs w:val="21"/>
              </w:rPr>
            </w:pPr>
            <w:ins w:id="1492" w:author="Administrator" w:date="2015-12-01T16:43:00Z">
              <w:r w:rsidRPr="006D2ABB">
                <w:rPr>
                  <w:rFonts w:hint="eastAsia"/>
                  <w:color w:val="A5A5A5" w:themeColor="accent3"/>
                  <w:szCs w:val="21"/>
                </w:rPr>
                <w:t>4E</w:t>
              </w:r>
            </w:ins>
          </w:p>
        </w:tc>
        <w:tc>
          <w:tcPr>
            <w:tcW w:w="1276" w:type="dxa"/>
          </w:tcPr>
          <w:p w:rsidR="00C4102A" w:rsidRPr="006D2ABB" w:rsidRDefault="003E42D2" w:rsidP="006D2ABB">
            <w:pPr>
              <w:rPr>
                <w:ins w:id="1493" w:author="Administrator" w:date="2015-12-01T16:43:00Z"/>
                <w:color w:val="FFC000"/>
                <w:szCs w:val="21"/>
              </w:rPr>
            </w:pPr>
            <w:ins w:id="1494" w:author="Administrator" w:date="2015-12-01T17:22:00Z">
              <w:r>
                <w:rPr>
                  <w:rFonts w:hint="eastAsia"/>
                  <w:color w:val="FFC000"/>
                  <w:szCs w:val="21"/>
                </w:rPr>
                <w:t>00</w:t>
              </w:r>
            </w:ins>
          </w:p>
        </w:tc>
        <w:tc>
          <w:tcPr>
            <w:tcW w:w="1376" w:type="dxa"/>
          </w:tcPr>
          <w:p w:rsidR="00C4102A" w:rsidRPr="006D2ABB" w:rsidRDefault="00C4102A" w:rsidP="006D2ABB">
            <w:pPr>
              <w:rPr>
                <w:ins w:id="1495" w:author="Administrator" w:date="2015-12-01T16:43:00Z"/>
                <w:color w:val="00B0F0"/>
                <w:szCs w:val="21"/>
              </w:rPr>
            </w:pPr>
            <w:ins w:id="1496" w:author="Administrator" w:date="2015-12-01T16:43:00Z">
              <w:r w:rsidRPr="006D2ABB">
                <w:rPr>
                  <w:rFonts w:hint="eastAsia"/>
                  <w:color w:val="0070C0"/>
                  <w:szCs w:val="21"/>
                </w:rPr>
                <w:t>B5</w:t>
              </w:r>
            </w:ins>
          </w:p>
        </w:tc>
      </w:tr>
      <w:tr w:rsidR="00C4102A" w:rsidRPr="006D2ABB" w:rsidTr="006D2ABB">
        <w:trPr>
          <w:ins w:id="1497" w:author="Administrator" w:date="2015-12-01T16:43:00Z"/>
        </w:trPr>
        <w:tc>
          <w:tcPr>
            <w:tcW w:w="535" w:type="dxa"/>
          </w:tcPr>
          <w:p w:rsidR="00C4102A" w:rsidRPr="006D2ABB" w:rsidRDefault="00C4102A" w:rsidP="006D2ABB">
            <w:pPr>
              <w:rPr>
                <w:ins w:id="1498" w:author="Administrator" w:date="2015-12-01T16:43:00Z"/>
                <w:color w:val="C00000"/>
                <w:szCs w:val="21"/>
              </w:rPr>
            </w:pPr>
            <w:ins w:id="1499" w:author="Administrator" w:date="2015-12-01T16:43:00Z">
              <w:r w:rsidRPr="006D2ABB">
                <w:rPr>
                  <w:rFonts w:hint="eastAsia"/>
                  <w:color w:val="C00000"/>
                  <w:szCs w:val="21"/>
                </w:rPr>
                <w:t>头</w:t>
              </w:r>
            </w:ins>
          </w:p>
        </w:tc>
        <w:tc>
          <w:tcPr>
            <w:tcW w:w="563" w:type="dxa"/>
          </w:tcPr>
          <w:p w:rsidR="00C4102A" w:rsidRPr="006D2ABB" w:rsidRDefault="00C4102A" w:rsidP="006D2ABB">
            <w:pPr>
              <w:rPr>
                <w:ins w:id="1500" w:author="Administrator" w:date="2015-12-01T16:43:00Z"/>
                <w:color w:val="C00000"/>
                <w:szCs w:val="21"/>
              </w:rPr>
            </w:pPr>
            <w:ins w:id="1501" w:author="Administrator" w:date="2015-12-01T16:43:00Z">
              <w:r w:rsidRPr="006D2ABB">
                <w:rPr>
                  <w:rFonts w:hint="eastAsia"/>
                  <w:color w:val="C00000"/>
                  <w:szCs w:val="21"/>
                </w:rPr>
                <w:t>头</w:t>
              </w:r>
            </w:ins>
          </w:p>
        </w:tc>
        <w:tc>
          <w:tcPr>
            <w:tcW w:w="542" w:type="dxa"/>
          </w:tcPr>
          <w:p w:rsidR="00C4102A" w:rsidRPr="006D2ABB" w:rsidRDefault="00C4102A" w:rsidP="006D2ABB">
            <w:pPr>
              <w:rPr>
                <w:ins w:id="1502" w:author="Administrator" w:date="2015-12-01T16:43:00Z"/>
                <w:color w:val="C00000"/>
                <w:szCs w:val="21"/>
              </w:rPr>
            </w:pPr>
            <w:ins w:id="1503" w:author="Administrator" w:date="2015-12-01T16:43:00Z">
              <w:r w:rsidRPr="006D2ABB">
                <w:rPr>
                  <w:rFonts w:hint="eastAsia"/>
                  <w:color w:val="C00000"/>
                  <w:szCs w:val="21"/>
                </w:rPr>
                <w:t>头</w:t>
              </w:r>
            </w:ins>
          </w:p>
        </w:tc>
        <w:tc>
          <w:tcPr>
            <w:tcW w:w="878" w:type="dxa"/>
          </w:tcPr>
          <w:p w:rsidR="00C4102A" w:rsidRPr="006D2ABB" w:rsidRDefault="00C4102A" w:rsidP="006D2ABB">
            <w:pPr>
              <w:rPr>
                <w:ins w:id="1504" w:author="Administrator" w:date="2015-12-01T16:43:00Z"/>
                <w:color w:val="FF0000"/>
                <w:szCs w:val="21"/>
              </w:rPr>
            </w:pPr>
            <w:ins w:id="1505" w:author="Administrator" w:date="2015-12-01T16:43:00Z">
              <w:r w:rsidRPr="006D2ABB">
                <w:rPr>
                  <w:rFonts w:hint="eastAsia"/>
                  <w:color w:val="FF0000"/>
                  <w:szCs w:val="21"/>
                </w:rPr>
                <w:t>SIZE</w:t>
              </w:r>
            </w:ins>
          </w:p>
        </w:tc>
        <w:tc>
          <w:tcPr>
            <w:tcW w:w="878" w:type="dxa"/>
          </w:tcPr>
          <w:p w:rsidR="00C4102A" w:rsidRPr="006D2ABB" w:rsidRDefault="00C4102A" w:rsidP="006D2ABB">
            <w:pPr>
              <w:rPr>
                <w:ins w:id="1506" w:author="Administrator" w:date="2015-12-01T16:43:00Z"/>
                <w:color w:val="FFC000"/>
                <w:szCs w:val="21"/>
              </w:rPr>
            </w:pPr>
            <w:ins w:id="1507" w:author="Administrator" w:date="2015-12-01T16:43:00Z">
              <w:r w:rsidRPr="006D2ABB">
                <w:rPr>
                  <w:rFonts w:hint="eastAsia"/>
                  <w:color w:val="FFC000"/>
                  <w:szCs w:val="21"/>
                </w:rPr>
                <w:t>M</w:t>
              </w:r>
            </w:ins>
          </w:p>
        </w:tc>
        <w:tc>
          <w:tcPr>
            <w:tcW w:w="1276" w:type="dxa"/>
          </w:tcPr>
          <w:p w:rsidR="00C4102A" w:rsidRPr="006D2ABB" w:rsidRDefault="00C4102A" w:rsidP="006D2ABB">
            <w:pPr>
              <w:rPr>
                <w:ins w:id="1508" w:author="Administrator" w:date="2015-12-01T16:43:00Z"/>
                <w:color w:val="A5A5A5" w:themeColor="accent3"/>
                <w:szCs w:val="21"/>
              </w:rPr>
            </w:pPr>
            <w:ins w:id="1509" w:author="Administrator" w:date="2015-12-01T16:43:00Z">
              <w:r w:rsidRPr="006D2ABB">
                <w:rPr>
                  <w:rFonts w:hint="eastAsia"/>
                  <w:color w:val="A5A5A5" w:themeColor="accent3"/>
                  <w:szCs w:val="21"/>
                </w:rPr>
                <w:t>N</w:t>
              </w:r>
            </w:ins>
          </w:p>
        </w:tc>
        <w:tc>
          <w:tcPr>
            <w:tcW w:w="1276" w:type="dxa"/>
          </w:tcPr>
          <w:p w:rsidR="00C4102A" w:rsidRPr="006D2ABB" w:rsidRDefault="00C4102A" w:rsidP="006D2ABB">
            <w:pPr>
              <w:rPr>
                <w:ins w:id="1510" w:author="Administrator" w:date="2015-12-01T16:43:00Z"/>
                <w:color w:val="FFC000"/>
                <w:szCs w:val="21"/>
              </w:rPr>
            </w:pPr>
            <w:ins w:id="1511" w:author="Administrator" w:date="2015-12-01T16:43:00Z">
              <w:r w:rsidRPr="006D2ABB">
                <w:rPr>
                  <w:rFonts w:hint="eastAsia"/>
                  <w:color w:val="FFC000"/>
                  <w:szCs w:val="21"/>
                </w:rPr>
                <w:t>M</w:t>
              </w:r>
            </w:ins>
          </w:p>
        </w:tc>
        <w:tc>
          <w:tcPr>
            <w:tcW w:w="1376" w:type="dxa"/>
          </w:tcPr>
          <w:p w:rsidR="00C4102A" w:rsidRPr="006D2ABB" w:rsidRDefault="00C4102A" w:rsidP="006D2ABB">
            <w:pPr>
              <w:rPr>
                <w:ins w:id="1512" w:author="Administrator" w:date="2015-12-01T16:43:00Z"/>
                <w:color w:val="C00000"/>
                <w:szCs w:val="21"/>
              </w:rPr>
            </w:pPr>
            <w:ins w:id="1513" w:author="Administrator" w:date="2015-12-01T16:43:00Z">
              <w:r w:rsidRPr="006D2ABB">
                <w:rPr>
                  <w:color w:val="0070C0"/>
                  <w:szCs w:val="21"/>
                </w:rPr>
                <w:t>C</w:t>
              </w:r>
              <w:r w:rsidRPr="006D2ABB">
                <w:rPr>
                  <w:rFonts w:hint="eastAsia"/>
                  <w:color w:val="0070C0"/>
                  <w:szCs w:val="21"/>
                </w:rPr>
                <w:t>hecksum</w:t>
              </w:r>
            </w:ins>
          </w:p>
        </w:tc>
      </w:tr>
    </w:tbl>
    <w:p w:rsidR="00BB14B6" w:rsidRDefault="00BB14B6" w:rsidP="00150198">
      <w:pPr>
        <w:jc w:val="left"/>
        <w:rPr>
          <w:ins w:id="1514" w:author="Administrator" w:date="2015-12-01T17:22:00Z"/>
          <w:rFonts w:hint="eastAsia"/>
        </w:rPr>
      </w:pPr>
    </w:p>
    <w:p w:rsidR="003E42D2" w:rsidRPr="00C4102A" w:rsidRDefault="003E42D2" w:rsidP="003E42D2">
      <w:pPr>
        <w:numPr>
          <w:ilvl w:val="0"/>
          <w:numId w:val="8"/>
        </w:numPr>
        <w:jc w:val="left"/>
        <w:rPr>
          <w:ins w:id="1515" w:author="Administrator" w:date="2015-12-01T17:23:00Z"/>
          <w:b/>
        </w:rPr>
      </w:pPr>
      <w:ins w:id="1516" w:author="Administrator" w:date="2015-12-01T17:23:00Z">
        <w:r>
          <w:rPr>
            <w:rFonts w:hint="eastAsia"/>
            <w:szCs w:val="21"/>
          </w:rPr>
          <w:t>重点说明</w:t>
        </w:r>
      </w:ins>
      <w:ins w:id="1517" w:author="Administrator" w:date="2015-12-01T17:24:00Z">
        <w:r>
          <w:rPr>
            <w:rFonts w:hint="eastAsia"/>
            <w:szCs w:val="21"/>
          </w:rPr>
          <w:t>四</w:t>
        </w:r>
      </w:ins>
      <w:ins w:id="1518" w:author="Administrator" w:date="2015-12-01T17:23:00Z">
        <w:r w:rsidRPr="00C4102A">
          <w:rPr>
            <w:rFonts w:hint="eastAsia"/>
            <w:szCs w:val="21"/>
          </w:rPr>
          <w:t>：</w:t>
        </w:r>
      </w:ins>
      <w:ins w:id="1519" w:author="Administrator" w:date="2015-12-01T17:24:00Z">
        <w:r>
          <w:rPr>
            <w:rFonts w:hint="eastAsia"/>
            <w:b/>
          </w:rPr>
          <w:t>PAD</w:t>
        </w:r>
        <w:r>
          <w:rPr>
            <w:rFonts w:hint="eastAsia"/>
            <w:b/>
          </w:rPr>
          <w:t>心跳包</w:t>
        </w:r>
      </w:ins>
      <w:ins w:id="1520" w:author="Administrator" w:date="2015-12-01T17:23:00Z">
        <w:r w:rsidRPr="00C4102A">
          <w:rPr>
            <w:b/>
          </w:rPr>
          <w:t>请求(</w:t>
        </w:r>
        <w:r w:rsidRPr="006D2ABB">
          <w:rPr>
            <w:rFonts w:hint="eastAsia"/>
            <w:color w:val="FF0000"/>
          </w:rPr>
          <w:t>0x0</w:t>
        </w:r>
      </w:ins>
      <w:ins w:id="1521" w:author="Administrator" w:date="2015-12-01T17:24:00Z">
        <w:r>
          <w:rPr>
            <w:rFonts w:hint="eastAsia"/>
            <w:color w:val="FF0000"/>
          </w:rPr>
          <w:t>6</w:t>
        </w:r>
      </w:ins>
      <w:ins w:id="1522" w:author="Administrator" w:date="2015-12-01T17:23:00Z">
        <w:r>
          <w:rPr>
            <w:color w:val="FF0000"/>
          </w:rPr>
          <w:t>:</w:t>
        </w:r>
      </w:ins>
      <w:ins w:id="1523" w:author="Administrator" w:date="2015-12-01T17:24:00Z">
        <w:r>
          <w:rPr>
            <w:color w:val="FF0000"/>
          </w:rPr>
          <w:t>data</w:t>
        </w:r>
      </w:ins>
      <w:ins w:id="1524" w:author="Administrator" w:date="2015-12-01T17:23:00Z">
        <w:r w:rsidRPr="006D2ABB">
          <w:rPr>
            <w:color w:val="FF0000"/>
          </w:rPr>
          <w:t xml:space="preserve"> request</w:t>
        </w:r>
        <w:r w:rsidRPr="00C4102A">
          <w:rPr>
            <w:b/>
          </w:rPr>
          <w:t>)</w:t>
        </w:r>
      </w:ins>
    </w:p>
    <w:p w:rsidR="003E42D2" w:rsidRPr="006D2ABB" w:rsidRDefault="003E42D2" w:rsidP="003E42D2">
      <w:pPr>
        <w:jc w:val="left"/>
        <w:rPr>
          <w:ins w:id="1525" w:author="Administrator" w:date="2015-12-01T17:23:00Z"/>
          <w:b/>
        </w:rPr>
      </w:pPr>
      <w:ins w:id="1526" w:author="Administrator" w:date="2015-12-01T17:23:00Z">
        <w:r w:rsidRPr="006D2ABB">
          <w:rPr>
            <w:rFonts w:hint="eastAsia"/>
            <w:b/>
          </w:rPr>
          <w:t>由</w:t>
        </w:r>
        <w:r>
          <w:rPr>
            <w:rFonts w:hint="eastAsia"/>
            <w:b/>
          </w:rPr>
          <w:t>PAD</w:t>
        </w:r>
        <w:proofErr w:type="gramStart"/>
        <w:r>
          <w:rPr>
            <w:rFonts w:hint="eastAsia"/>
            <w:b/>
          </w:rPr>
          <w:t>向蓝牙</w:t>
        </w:r>
      </w:ins>
      <w:ins w:id="1527" w:author="Administrator" w:date="2015-12-01T17:26:00Z">
        <w:r>
          <w:rPr>
            <w:rFonts w:hint="eastAsia"/>
            <w:b/>
          </w:rPr>
          <w:t>主</w:t>
        </w:r>
      </w:ins>
      <w:ins w:id="1528" w:author="Administrator" w:date="2015-12-01T17:23:00Z">
        <w:r w:rsidRPr="006D2ABB">
          <w:rPr>
            <w:rFonts w:hint="eastAsia"/>
            <w:b/>
          </w:rPr>
          <w:t>机</w:t>
        </w:r>
        <w:proofErr w:type="gramEnd"/>
        <w:r w:rsidRPr="006D2ABB">
          <w:rPr>
            <w:rFonts w:hint="eastAsia"/>
            <w:b/>
          </w:rPr>
          <w:t>发送</w:t>
        </w:r>
      </w:ins>
      <w:ins w:id="1529" w:author="Administrator" w:date="2015-12-01T17:26:00Z">
        <w:r>
          <w:rPr>
            <w:rFonts w:hint="eastAsia"/>
            <w:b/>
          </w:rPr>
          <w:t>心跳包</w:t>
        </w:r>
      </w:ins>
      <w:ins w:id="1530" w:author="Administrator" w:date="2015-12-01T17:28:00Z">
        <w:r>
          <w:rPr>
            <w:rFonts w:hint="eastAsia"/>
            <w:b/>
          </w:rPr>
          <w:t>.</w:t>
        </w:r>
        <w:r w:rsidRPr="003E42D2">
          <w:rPr>
            <w:rFonts w:hint="eastAsia"/>
          </w:rPr>
          <w:t xml:space="preserve"> </w:t>
        </w:r>
        <w:r>
          <w:rPr>
            <w:rFonts w:hint="eastAsia"/>
          </w:rPr>
          <w:t>为确保A病房3个从机设备只绑定A病房主机设备不能连接绑定B病房主机设备，规定协议方法：</w:t>
        </w:r>
        <w:proofErr w:type="gramStart"/>
        <w:r>
          <w:rPr>
            <w:rFonts w:hint="eastAsia"/>
          </w:rPr>
          <w:t>蓝牙主机</w:t>
        </w:r>
        <w:proofErr w:type="gramEnd"/>
        <w:r>
          <w:rPr>
            <w:rFonts w:hint="eastAsia"/>
          </w:rPr>
          <w:t>判断PAD是否已连接（方法是PAD连接上</w:t>
        </w:r>
        <w:proofErr w:type="spellStart"/>
        <w:r>
          <w:rPr>
            <w:rFonts w:hint="eastAsia"/>
          </w:rPr>
          <w:t>wifi</w:t>
        </w:r>
        <w:proofErr w:type="spellEnd"/>
        <w:r>
          <w:rPr>
            <w:rFonts w:hint="eastAsia"/>
          </w:rPr>
          <w:t>后，由于</w:t>
        </w:r>
        <w:proofErr w:type="spellStart"/>
        <w:r>
          <w:rPr>
            <w:rFonts w:hint="eastAsia"/>
          </w:rPr>
          <w:t>wifi</w:t>
        </w:r>
        <w:proofErr w:type="spellEnd"/>
        <w:proofErr w:type="gramStart"/>
        <w:r>
          <w:rPr>
            <w:rFonts w:hint="eastAsia"/>
          </w:rPr>
          <w:t>是透传模式</w:t>
        </w:r>
        <w:proofErr w:type="gramEnd"/>
        <w:r>
          <w:rPr>
            <w:rFonts w:hint="eastAsia"/>
          </w:rPr>
          <w:t>，直接</w:t>
        </w:r>
        <w:proofErr w:type="gramStart"/>
        <w:r>
          <w:rPr>
            <w:rFonts w:hint="eastAsia"/>
          </w:rPr>
          <w:t>向蓝牙主机</w:t>
        </w:r>
        <w:proofErr w:type="gramEnd"/>
        <w:r>
          <w:rPr>
            <w:rFonts w:hint="eastAsia"/>
          </w:rPr>
          <w:t>发送类心跳包，同时</w:t>
        </w:r>
        <w:proofErr w:type="gramStart"/>
        <w:r>
          <w:rPr>
            <w:rFonts w:hint="eastAsia"/>
          </w:rPr>
          <w:t>要求蓝牙主机</w:t>
        </w:r>
        <w:proofErr w:type="gramEnd"/>
        <w:r>
          <w:rPr>
            <w:rFonts w:hint="eastAsia"/>
          </w:rPr>
          <w:t>有回复），当PAD不连接时，无心跳包，</w:t>
        </w:r>
        <w:proofErr w:type="gramStart"/>
        <w:r>
          <w:rPr>
            <w:rFonts w:hint="eastAsia"/>
          </w:rPr>
          <w:t>此时蓝牙主机</w:t>
        </w:r>
        <w:proofErr w:type="gramEnd"/>
        <w:r>
          <w:rPr>
            <w:rFonts w:hint="eastAsia"/>
          </w:rPr>
          <w:t>不再向新从机发送连接请求，只可以</w:t>
        </w:r>
        <w:proofErr w:type="gramStart"/>
        <w:r>
          <w:rPr>
            <w:rFonts w:hint="eastAsia"/>
          </w:rPr>
          <w:t>连接旧从机</w:t>
        </w:r>
        <w:proofErr w:type="gramEnd"/>
        <w:r>
          <w:rPr>
            <w:rFonts w:hint="eastAsia"/>
          </w:rPr>
          <w:t>。</w:t>
        </w:r>
      </w:ins>
    </w:p>
    <w:p w:rsidR="003E42D2" w:rsidRPr="006D2ABB" w:rsidRDefault="003E42D2" w:rsidP="003E42D2">
      <w:pPr>
        <w:pStyle w:val="a3"/>
        <w:ind w:left="360" w:firstLineChars="0" w:firstLine="0"/>
        <w:rPr>
          <w:ins w:id="1531" w:author="Administrator" w:date="2015-12-01T17:23:00Z"/>
          <w:szCs w:val="21"/>
        </w:rPr>
      </w:pPr>
      <w:ins w:id="1532" w:author="Administrator" w:date="2015-12-01T17:23:00Z">
        <w:r w:rsidRPr="006D2ABB">
          <w:rPr>
            <w:rFonts w:hint="eastAsia"/>
            <w:szCs w:val="21"/>
          </w:rPr>
          <w:lastRenderedPageBreak/>
          <w:t>例子:</w:t>
        </w:r>
      </w:ins>
    </w:p>
    <w:p w:rsidR="003E42D2" w:rsidRPr="006D2ABB" w:rsidRDefault="003E42D2" w:rsidP="003E42D2">
      <w:pPr>
        <w:pStyle w:val="a3"/>
        <w:ind w:left="360" w:firstLineChars="0" w:firstLine="0"/>
        <w:rPr>
          <w:ins w:id="1533" w:author="Administrator" w:date="2015-12-01T17:23:00Z"/>
          <w:szCs w:val="21"/>
        </w:rPr>
      </w:pPr>
      <w:ins w:id="1534" w:author="Administrator" w:date="2015-12-01T17:23:00Z">
        <w:r w:rsidRPr="006D2ABB">
          <w:rPr>
            <w:rFonts w:hint="eastAsia"/>
            <w:szCs w:val="21"/>
          </w:rPr>
          <w:t>PAD</w:t>
        </w:r>
      </w:ins>
      <w:ins w:id="1535" w:author="Administrator" w:date="2015-12-01T17:29:00Z">
        <w:r>
          <w:rPr>
            <w:rFonts w:hint="eastAsia"/>
            <w:szCs w:val="21"/>
          </w:rPr>
          <w:t>向</w:t>
        </w:r>
        <w:proofErr w:type="spellStart"/>
        <w:r>
          <w:rPr>
            <w:rFonts w:hint="eastAsia"/>
            <w:szCs w:val="21"/>
          </w:rPr>
          <w:t>wifi</w:t>
        </w:r>
      </w:ins>
      <w:proofErr w:type="spellEnd"/>
      <w:proofErr w:type="gramStart"/>
      <w:ins w:id="1536" w:author="Administrator" w:date="2015-12-01T17:23:00Z">
        <w:r>
          <w:rPr>
            <w:rFonts w:hint="eastAsia"/>
            <w:szCs w:val="21"/>
          </w:rPr>
          <w:t>蓝牙主机</w:t>
        </w:r>
        <w:proofErr w:type="gramEnd"/>
        <w:r w:rsidRPr="006D2ABB">
          <w:rPr>
            <w:rFonts w:hint="eastAsia"/>
            <w:szCs w:val="21"/>
          </w:rPr>
          <w:t>发送以下信息</w:t>
        </w:r>
      </w:ins>
      <w:ins w:id="1537" w:author="Administrator" w:date="2015-12-01T17:29:00Z">
        <w:r>
          <w:rPr>
            <w:rFonts w:hint="eastAsia"/>
            <w:szCs w:val="21"/>
            <w:highlight w:val="yellow"/>
          </w:rPr>
          <w:t>心跳包</w:t>
        </w:r>
      </w:ins>
    </w:p>
    <w:tbl>
      <w:tblPr>
        <w:tblStyle w:val="a7"/>
        <w:tblW w:w="0" w:type="auto"/>
        <w:tblLook w:val="04A0" w:firstRow="1" w:lastRow="0" w:firstColumn="1" w:lastColumn="0" w:noHBand="0" w:noVBand="1"/>
      </w:tblPr>
      <w:tblGrid>
        <w:gridCol w:w="535"/>
        <w:gridCol w:w="563"/>
        <w:gridCol w:w="542"/>
        <w:gridCol w:w="878"/>
        <w:gridCol w:w="878"/>
        <w:gridCol w:w="1276"/>
        <w:gridCol w:w="1276"/>
        <w:gridCol w:w="1376"/>
      </w:tblGrid>
      <w:tr w:rsidR="003E42D2" w:rsidRPr="006D2ABB" w:rsidTr="006D2ABB">
        <w:trPr>
          <w:ins w:id="1538" w:author="Administrator" w:date="2015-12-01T17:25:00Z"/>
        </w:trPr>
        <w:tc>
          <w:tcPr>
            <w:tcW w:w="535" w:type="dxa"/>
          </w:tcPr>
          <w:p w:rsidR="003E42D2" w:rsidRPr="006D2ABB" w:rsidRDefault="003E42D2" w:rsidP="006D2ABB">
            <w:pPr>
              <w:rPr>
                <w:ins w:id="1539" w:author="Administrator" w:date="2015-12-01T17:25:00Z"/>
                <w:color w:val="C00000"/>
                <w:szCs w:val="21"/>
              </w:rPr>
            </w:pPr>
            <w:ins w:id="1540" w:author="Administrator" w:date="2015-12-01T17:25:00Z">
              <w:r w:rsidRPr="006D2ABB">
                <w:rPr>
                  <w:rFonts w:hint="eastAsia"/>
                  <w:color w:val="C00000"/>
                  <w:szCs w:val="21"/>
                </w:rPr>
                <w:t>48</w:t>
              </w:r>
            </w:ins>
          </w:p>
        </w:tc>
        <w:tc>
          <w:tcPr>
            <w:tcW w:w="563" w:type="dxa"/>
          </w:tcPr>
          <w:p w:rsidR="003E42D2" w:rsidRPr="006D2ABB" w:rsidRDefault="003E42D2" w:rsidP="006D2ABB">
            <w:pPr>
              <w:rPr>
                <w:ins w:id="1541" w:author="Administrator" w:date="2015-12-01T17:25:00Z"/>
                <w:color w:val="C00000"/>
                <w:szCs w:val="21"/>
              </w:rPr>
            </w:pPr>
            <w:ins w:id="1542" w:author="Administrator" w:date="2015-12-01T17:25:00Z">
              <w:r w:rsidRPr="006D2ABB">
                <w:rPr>
                  <w:rFonts w:hint="eastAsia"/>
                  <w:color w:val="C00000"/>
                  <w:szCs w:val="21"/>
                </w:rPr>
                <w:t>59</w:t>
              </w:r>
            </w:ins>
          </w:p>
        </w:tc>
        <w:tc>
          <w:tcPr>
            <w:tcW w:w="542" w:type="dxa"/>
          </w:tcPr>
          <w:p w:rsidR="003E42D2" w:rsidRPr="006D2ABB" w:rsidRDefault="003E42D2" w:rsidP="006D2ABB">
            <w:pPr>
              <w:rPr>
                <w:ins w:id="1543" w:author="Administrator" w:date="2015-12-01T17:25:00Z"/>
                <w:color w:val="C00000"/>
                <w:szCs w:val="21"/>
              </w:rPr>
            </w:pPr>
            <w:ins w:id="1544" w:author="Administrator" w:date="2015-12-01T17:25:00Z">
              <w:r w:rsidRPr="006D2ABB">
                <w:rPr>
                  <w:rFonts w:hint="eastAsia"/>
                  <w:color w:val="C00000"/>
                  <w:szCs w:val="21"/>
                </w:rPr>
                <w:t>3E</w:t>
              </w:r>
            </w:ins>
          </w:p>
        </w:tc>
        <w:tc>
          <w:tcPr>
            <w:tcW w:w="878" w:type="dxa"/>
          </w:tcPr>
          <w:p w:rsidR="003E42D2" w:rsidRPr="006D2ABB" w:rsidRDefault="003E42D2" w:rsidP="006D2ABB">
            <w:pPr>
              <w:rPr>
                <w:ins w:id="1545" w:author="Administrator" w:date="2015-12-01T17:25:00Z"/>
                <w:color w:val="C00000"/>
                <w:szCs w:val="21"/>
              </w:rPr>
            </w:pPr>
            <w:ins w:id="1546" w:author="Administrator" w:date="2015-12-01T17:25:00Z">
              <w:r w:rsidRPr="006D2ABB">
                <w:rPr>
                  <w:rFonts w:hint="eastAsia"/>
                  <w:color w:val="FF0000"/>
                  <w:szCs w:val="21"/>
                </w:rPr>
                <w:t>04</w:t>
              </w:r>
            </w:ins>
          </w:p>
        </w:tc>
        <w:tc>
          <w:tcPr>
            <w:tcW w:w="878" w:type="dxa"/>
          </w:tcPr>
          <w:p w:rsidR="003E42D2" w:rsidRPr="006D2ABB" w:rsidRDefault="003E42D2" w:rsidP="006D2ABB">
            <w:pPr>
              <w:rPr>
                <w:ins w:id="1547" w:author="Administrator" w:date="2015-12-01T17:25:00Z"/>
                <w:color w:val="FFC000"/>
                <w:szCs w:val="21"/>
              </w:rPr>
            </w:pPr>
            <w:ins w:id="1548" w:author="Administrator" w:date="2015-12-01T17:25:00Z">
              <w:r>
                <w:rPr>
                  <w:rFonts w:hint="eastAsia"/>
                  <w:color w:val="FFC000"/>
                  <w:szCs w:val="21"/>
                </w:rPr>
                <w:t>0</w:t>
              </w:r>
            </w:ins>
            <w:ins w:id="1549" w:author="Administrator" w:date="2015-12-01T17:29:00Z">
              <w:r>
                <w:rPr>
                  <w:rFonts w:hint="eastAsia"/>
                  <w:color w:val="FFC000"/>
                  <w:szCs w:val="21"/>
                </w:rPr>
                <w:t>6</w:t>
              </w:r>
            </w:ins>
          </w:p>
        </w:tc>
        <w:tc>
          <w:tcPr>
            <w:tcW w:w="1276" w:type="dxa"/>
          </w:tcPr>
          <w:p w:rsidR="003E42D2" w:rsidRPr="006D2ABB" w:rsidRDefault="003E42D2" w:rsidP="006D2ABB">
            <w:pPr>
              <w:rPr>
                <w:ins w:id="1550" w:author="Administrator" w:date="2015-12-01T17:25:00Z"/>
                <w:color w:val="A5A5A5" w:themeColor="accent3"/>
                <w:szCs w:val="21"/>
              </w:rPr>
            </w:pPr>
            <w:ins w:id="1551" w:author="Administrator" w:date="2015-12-01T17:30:00Z">
              <w:r>
                <w:rPr>
                  <w:rFonts w:hint="eastAsia"/>
                  <w:color w:val="A5A5A5" w:themeColor="accent3"/>
                  <w:szCs w:val="21"/>
                </w:rPr>
                <w:t>48</w:t>
              </w:r>
            </w:ins>
          </w:p>
        </w:tc>
        <w:tc>
          <w:tcPr>
            <w:tcW w:w="1276" w:type="dxa"/>
          </w:tcPr>
          <w:p w:rsidR="003E42D2" w:rsidRPr="006D2ABB" w:rsidRDefault="003E42D2" w:rsidP="006D2ABB">
            <w:pPr>
              <w:rPr>
                <w:ins w:id="1552" w:author="Administrator" w:date="2015-12-01T17:25:00Z"/>
                <w:color w:val="FFC000"/>
                <w:szCs w:val="21"/>
              </w:rPr>
            </w:pPr>
            <w:ins w:id="1553" w:author="Administrator" w:date="2015-12-01T17:30:00Z">
              <w:r>
                <w:rPr>
                  <w:color w:val="FFC000"/>
                  <w:szCs w:val="21"/>
                </w:rPr>
                <w:t>59</w:t>
              </w:r>
            </w:ins>
          </w:p>
        </w:tc>
        <w:tc>
          <w:tcPr>
            <w:tcW w:w="1376" w:type="dxa"/>
          </w:tcPr>
          <w:p w:rsidR="003E42D2" w:rsidRPr="006D2ABB" w:rsidRDefault="003E42D2" w:rsidP="006D2ABB">
            <w:pPr>
              <w:rPr>
                <w:ins w:id="1554" w:author="Administrator" w:date="2015-12-01T17:25:00Z"/>
                <w:color w:val="00B0F0"/>
                <w:szCs w:val="21"/>
              </w:rPr>
            </w:pPr>
            <w:ins w:id="1555" w:author="Administrator" w:date="2015-12-01T17:31:00Z">
              <w:r>
                <w:rPr>
                  <w:rFonts w:hint="eastAsia"/>
                  <w:color w:val="0070C0"/>
                  <w:szCs w:val="21"/>
                </w:rPr>
                <w:t>XX</w:t>
              </w:r>
            </w:ins>
          </w:p>
        </w:tc>
      </w:tr>
      <w:tr w:rsidR="003E42D2" w:rsidRPr="006D2ABB" w:rsidTr="006D2ABB">
        <w:trPr>
          <w:ins w:id="1556" w:author="Administrator" w:date="2015-12-01T17:25:00Z"/>
        </w:trPr>
        <w:tc>
          <w:tcPr>
            <w:tcW w:w="535" w:type="dxa"/>
          </w:tcPr>
          <w:p w:rsidR="003E42D2" w:rsidRPr="006D2ABB" w:rsidRDefault="003E42D2" w:rsidP="006D2ABB">
            <w:pPr>
              <w:rPr>
                <w:ins w:id="1557" w:author="Administrator" w:date="2015-12-01T17:25:00Z"/>
                <w:color w:val="C00000"/>
                <w:szCs w:val="21"/>
              </w:rPr>
            </w:pPr>
            <w:ins w:id="1558" w:author="Administrator" w:date="2015-12-01T17:25:00Z">
              <w:r w:rsidRPr="006D2ABB">
                <w:rPr>
                  <w:rFonts w:hint="eastAsia"/>
                  <w:color w:val="C00000"/>
                  <w:szCs w:val="21"/>
                </w:rPr>
                <w:t>头</w:t>
              </w:r>
            </w:ins>
          </w:p>
        </w:tc>
        <w:tc>
          <w:tcPr>
            <w:tcW w:w="563" w:type="dxa"/>
          </w:tcPr>
          <w:p w:rsidR="003E42D2" w:rsidRPr="006D2ABB" w:rsidRDefault="003E42D2" w:rsidP="006D2ABB">
            <w:pPr>
              <w:rPr>
                <w:ins w:id="1559" w:author="Administrator" w:date="2015-12-01T17:25:00Z"/>
                <w:color w:val="C00000"/>
                <w:szCs w:val="21"/>
              </w:rPr>
            </w:pPr>
            <w:ins w:id="1560" w:author="Administrator" w:date="2015-12-01T17:25:00Z">
              <w:r w:rsidRPr="006D2ABB">
                <w:rPr>
                  <w:rFonts w:hint="eastAsia"/>
                  <w:color w:val="C00000"/>
                  <w:szCs w:val="21"/>
                </w:rPr>
                <w:t>头</w:t>
              </w:r>
            </w:ins>
          </w:p>
        </w:tc>
        <w:tc>
          <w:tcPr>
            <w:tcW w:w="542" w:type="dxa"/>
          </w:tcPr>
          <w:p w:rsidR="003E42D2" w:rsidRPr="006D2ABB" w:rsidRDefault="003E42D2" w:rsidP="006D2ABB">
            <w:pPr>
              <w:rPr>
                <w:ins w:id="1561" w:author="Administrator" w:date="2015-12-01T17:25:00Z"/>
                <w:color w:val="C00000"/>
                <w:szCs w:val="21"/>
              </w:rPr>
            </w:pPr>
            <w:ins w:id="1562" w:author="Administrator" w:date="2015-12-01T17:25:00Z">
              <w:r w:rsidRPr="006D2ABB">
                <w:rPr>
                  <w:rFonts w:hint="eastAsia"/>
                  <w:color w:val="C00000"/>
                  <w:szCs w:val="21"/>
                </w:rPr>
                <w:t>头</w:t>
              </w:r>
            </w:ins>
          </w:p>
        </w:tc>
        <w:tc>
          <w:tcPr>
            <w:tcW w:w="878" w:type="dxa"/>
          </w:tcPr>
          <w:p w:rsidR="003E42D2" w:rsidRPr="006D2ABB" w:rsidRDefault="003E42D2" w:rsidP="006D2ABB">
            <w:pPr>
              <w:rPr>
                <w:ins w:id="1563" w:author="Administrator" w:date="2015-12-01T17:25:00Z"/>
                <w:color w:val="FF0000"/>
                <w:szCs w:val="21"/>
              </w:rPr>
            </w:pPr>
            <w:ins w:id="1564" w:author="Administrator" w:date="2015-12-01T17:25:00Z">
              <w:r w:rsidRPr="006D2ABB">
                <w:rPr>
                  <w:rFonts w:hint="eastAsia"/>
                  <w:color w:val="FF0000"/>
                  <w:szCs w:val="21"/>
                </w:rPr>
                <w:t>SIZE</w:t>
              </w:r>
            </w:ins>
          </w:p>
        </w:tc>
        <w:tc>
          <w:tcPr>
            <w:tcW w:w="878" w:type="dxa"/>
          </w:tcPr>
          <w:p w:rsidR="003E42D2" w:rsidRPr="006D2ABB" w:rsidRDefault="003E42D2" w:rsidP="006D2ABB">
            <w:pPr>
              <w:rPr>
                <w:ins w:id="1565" w:author="Administrator" w:date="2015-12-01T17:25:00Z"/>
                <w:color w:val="FFC000"/>
                <w:szCs w:val="21"/>
              </w:rPr>
            </w:pPr>
            <w:ins w:id="1566" w:author="Administrator" w:date="2015-12-01T17:25:00Z">
              <w:r w:rsidRPr="006D2ABB">
                <w:rPr>
                  <w:rFonts w:hint="eastAsia"/>
                  <w:color w:val="FFC000"/>
                  <w:szCs w:val="21"/>
                </w:rPr>
                <w:t>M</w:t>
              </w:r>
            </w:ins>
          </w:p>
        </w:tc>
        <w:tc>
          <w:tcPr>
            <w:tcW w:w="1276" w:type="dxa"/>
          </w:tcPr>
          <w:p w:rsidR="003E42D2" w:rsidRPr="006D2ABB" w:rsidRDefault="003E42D2" w:rsidP="006D2ABB">
            <w:pPr>
              <w:rPr>
                <w:ins w:id="1567" w:author="Administrator" w:date="2015-12-01T17:25:00Z"/>
                <w:color w:val="A5A5A5" w:themeColor="accent3"/>
                <w:szCs w:val="21"/>
              </w:rPr>
            </w:pPr>
            <w:ins w:id="1568" w:author="Administrator" w:date="2015-12-01T17:25:00Z">
              <w:r w:rsidRPr="006D2ABB">
                <w:rPr>
                  <w:rFonts w:hint="eastAsia"/>
                  <w:color w:val="A5A5A5" w:themeColor="accent3"/>
                  <w:szCs w:val="21"/>
                </w:rPr>
                <w:t>N</w:t>
              </w:r>
            </w:ins>
          </w:p>
        </w:tc>
        <w:tc>
          <w:tcPr>
            <w:tcW w:w="1276" w:type="dxa"/>
          </w:tcPr>
          <w:p w:rsidR="003E42D2" w:rsidRPr="006D2ABB" w:rsidRDefault="003E42D2" w:rsidP="006D2ABB">
            <w:pPr>
              <w:rPr>
                <w:ins w:id="1569" w:author="Administrator" w:date="2015-12-01T17:25:00Z"/>
                <w:color w:val="FFC000"/>
                <w:szCs w:val="21"/>
              </w:rPr>
            </w:pPr>
            <w:ins w:id="1570" w:author="Administrator" w:date="2015-12-01T17:25:00Z">
              <w:r w:rsidRPr="006D2ABB">
                <w:rPr>
                  <w:rFonts w:hint="eastAsia"/>
                  <w:color w:val="FFC000"/>
                  <w:szCs w:val="21"/>
                </w:rPr>
                <w:t>M</w:t>
              </w:r>
            </w:ins>
          </w:p>
        </w:tc>
        <w:tc>
          <w:tcPr>
            <w:tcW w:w="1376" w:type="dxa"/>
          </w:tcPr>
          <w:p w:rsidR="003E42D2" w:rsidRPr="006D2ABB" w:rsidRDefault="003E42D2" w:rsidP="006D2ABB">
            <w:pPr>
              <w:rPr>
                <w:ins w:id="1571" w:author="Administrator" w:date="2015-12-01T17:25:00Z"/>
                <w:color w:val="C00000"/>
                <w:szCs w:val="21"/>
              </w:rPr>
            </w:pPr>
            <w:ins w:id="1572" w:author="Administrator" w:date="2015-12-01T17:25:00Z">
              <w:r w:rsidRPr="006D2ABB">
                <w:rPr>
                  <w:color w:val="0070C0"/>
                  <w:szCs w:val="21"/>
                </w:rPr>
                <w:t>C</w:t>
              </w:r>
              <w:r w:rsidRPr="006D2ABB">
                <w:rPr>
                  <w:rFonts w:hint="eastAsia"/>
                  <w:color w:val="0070C0"/>
                  <w:szCs w:val="21"/>
                </w:rPr>
                <w:t>hecksum</w:t>
              </w:r>
            </w:ins>
          </w:p>
        </w:tc>
      </w:tr>
    </w:tbl>
    <w:p w:rsidR="003E42D2" w:rsidRPr="006D2ABB" w:rsidRDefault="003E42D2" w:rsidP="003E42D2">
      <w:pPr>
        <w:ind w:left="360"/>
        <w:rPr>
          <w:ins w:id="1573" w:author="Administrator" w:date="2015-12-01T17:23:00Z"/>
          <w:szCs w:val="21"/>
        </w:rPr>
      </w:pPr>
      <w:ins w:id="1574" w:author="Administrator" w:date="2015-12-01T17:23:00Z">
        <w:r w:rsidRPr="006D2ABB">
          <w:rPr>
            <w:rFonts w:hint="eastAsia"/>
            <w:szCs w:val="21"/>
          </w:rPr>
          <w:t>注意以上是hex发送。</w:t>
        </w:r>
      </w:ins>
    </w:p>
    <w:p w:rsidR="003E42D2" w:rsidRPr="006D2ABB" w:rsidRDefault="0078641C" w:rsidP="003E42D2">
      <w:pPr>
        <w:pStyle w:val="a3"/>
        <w:ind w:left="360" w:firstLineChars="0" w:firstLine="0"/>
        <w:rPr>
          <w:ins w:id="1575" w:author="Administrator" w:date="2015-12-01T17:23:00Z"/>
          <w:szCs w:val="21"/>
        </w:rPr>
      </w:pPr>
      <w:ins w:id="1576" w:author="Administrator" w:date="2015-12-01T17:33:00Z">
        <w:r>
          <w:rPr>
            <w:rFonts w:hint="eastAsia"/>
            <w:szCs w:val="21"/>
            <w:highlight w:val="yellow"/>
          </w:rPr>
          <w:t>心跳</w:t>
        </w:r>
      </w:ins>
      <w:ins w:id="1577" w:author="Administrator" w:date="2015-12-01T17:23:00Z">
        <w:r w:rsidR="003E42D2" w:rsidRPr="006D2ABB">
          <w:rPr>
            <w:rFonts w:hint="eastAsia"/>
            <w:szCs w:val="21"/>
            <w:highlight w:val="yellow"/>
          </w:rPr>
          <w:t>成功</w:t>
        </w:r>
        <w:proofErr w:type="spellStart"/>
        <w:r w:rsidR="003E42D2" w:rsidRPr="006D2ABB">
          <w:rPr>
            <w:rFonts w:hint="eastAsia"/>
            <w:szCs w:val="21"/>
          </w:rPr>
          <w:t>Respont</w:t>
        </w:r>
        <w:proofErr w:type="spellEnd"/>
        <w:r w:rsidR="003E42D2" w:rsidRPr="006D2ABB">
          <w:rPr>
            <w:rFonts w:hint="eastAsia"/>
            <w:szCs w:val="21"/>
          </w:rPr>
          <w:t>回传：</w:t>
        </w:r>
      </w:ins>
    </w:p>
    <w:tbl>
      <w:tblPr>
        <w:tblStyle w:val="a7"/>
        <w:tblW w:w="0" w:type="auto"/>
        <w:tblLook w:val="04A0" w:firstRow="1" w:lastRow="0" w:firstColumn="1" w:lastColumn="0" w:noHBand="0" w:noVBand="1"/>
      </w:tblPr>
      <w:tblGrid>
        <w:gridCol w:w="535"/>
        <w:gridCol w:w="563"/>
        <w:gridCol w:w="542"/>
        <w:gridCol w:w="878"/>
        <w:gridCol w:w="878"/>
        <w:gridCol w:w="1276"/>
        <w:gridCol w:w="1376"/>
      </w:tblGrid>
      <w:tr w:rsidR="0078641C" w:rsidRPr="006D2ABB" w:rsidTr="006D2ABB">
        <w:trPr>
          <w:ins w:id="1578" w:author="Administrator" w:date="2015-12-01T17:33:00Z"/>
        </w:trPr>
        <w:tc>
          <w:tcPr>
            <w:tcW w:w="535" w:type="dxa"/>
          </w:tcPr>
          <w:p w:rsidR="0078641C" w:rsidRPr="006D2ABB" w:rsidRDefault="0078641C" w:rsidP="006D2ABB">
            <w:pPr>
              <w:rPr>
                <w:ins w:id="1579" w:author="Administrator" w:date="2015-12-01T17:33:00Z"/>
                <w:color w:val="C00000"/>
                <w:szCs w:val="21"/>
              </w:rPr>
            </w:pPr>
            <w:ins w:id="1580" w:author="Administrator" w:date="2015-12-01T17:33:00Z">
              <w:r w:rsidRPr="006D2ABB">
                <w:rPr>
                  <w:rFonts w:hint="eastAsia"/>
                  <w:color w:val="C00000"/>
                  <w:szCs w:val="21"/>
                </w:rPr>
                <w:t>48</w:t>
              </w:r>
            </w:ins>
          </w:p>
        </w:tc>
        <w:tc>
          <w:tcPr>
            <w:tcW w:w="563" w:type="dxa"/>
          </w:tcPr>
          <w:p w:rsidR="0078641C" w:rsidRPr="006D2ABB" w:rsidRDefault="0078641C" w:rsidP="006D2ABB">
            <w:pPr>
              <w:rPr>
                <w:ins w:id="1581" w:author="Administrator" w:date="2015-12-01T17:33:00Z"/>
                <w:color w:val="C00000"/>
                <w:szCs w:val="21"/>
              </w:rPr>
            </w:pPr>
            <w:ins w:id="1582" w:author="Administrator" w:date="2015-12-01T17:33:00Z">
              <w:r w:rsidRPr="006D2ABB">
                <w:rPr>
                  <w:rFonts w:hint="eastAsia"/>
                  <w:color w:val="C00000"/>
                  <w:szCs w:val="21"/>
                </w:rPr>
                <w:t>59</w:t>
              </w:r>
            </w:ins>
          </w:p>
        </w:tc>
        <w:tc>
          <w:tcPr>
            <w:tcW w:w="542" w:type="dxa"/>
          </w:tcPr>
          <w:p w:rsidR="0078641C" w:rsidRPr="006D2ABB" w:rsidRDefault="0078641C" w:rsidP="006D2ABB">
            <w:pPr>
              <w:rPr>
                <w:ins w:id="1583" w:author="Administrator" w:date="2015-12-01T17:33:00Z"/>
                <w:color w:val="C00000"/>
                <w:szCs w:val="21"/>
              </w:rPr>
            </w:pPr>
            <w:ins w:id="1584" w:author="Administrator" w:date="2015-12-01T17:33:00Z">
              <w:r w:rsidRPr="006D2ABB">
                <w:rPr>
                  <w:rFonts w:hint="eastAsia"/>
                  <w:color w:val="C00000"/>
                  <w:szCs w:val="21"/>
                </w:rPr>
                <w:t>3E</w:t>
              </w:r>
            </w:ins>
          </w:p>
        </w:tc>
        <w:tc>
          <w:tcPr>
            <w:tcW w:w="878" w:type="dxa"/>
          </w:tcPr>
          <w:p w:rsidR="0078641C" w:rsidRPr="006D2ABB" w:rsidRDefault="0078641C" w:rsidP="006D2ABB">
            <w:pPr>
              <w:rPr>
                <w:ins w:id="1585" w:author="Administrator" w:date="2015-12-01T17:33:00Z"/>
                <w:color w:val="C00000"/>
                <w:szCs w:val="21"/>
              </w:rPr>
            </w:pPr>
            <w:ins w:id="1586" w:author="Administrator" w:date="2015-12-01T17:33:00Z">
              <w:r w:rsidRPr="006D2ABB">
                <w:rPr>
                  <w:rFonts w:hint="eastAsia"/>
                  <w:color w:val="FF0000"/>
                  <w:szCs w:val="21"/>
                </w:rPr>
                <w:t>04</w:t>
              </w:r>
            </w:ins>
          </w:p>
        </w:tc>
        <w:tc>
          <w:tcPr>
            <w:tcW w:w="878" w:type="dxa"/>
          </w:tcPr>
          <w:p w:rsidR="0078641C" w:rsidRPr="006D2ABB" w:rsidRDefault="0078641C" w:rsidP="006D2ABB">
            <w:pPr>
              <w:rPr>
                <w:ins w:id="1587" w:author="Administrator" w:date="2015-12-01T17:33:00Z"/>
                <w:color w:val="FFC000"/>
                <w:szCs w:val="21"/>
              </w:rPr>
            </w:pPr>
            <w:ins w:id="1588" w:author="Administrator" w:date="2015-12-01T17:33:00Z">
              <w:r>
                <w:rPr>
                  <w:rFonts w:hint="eastAsia"/>
                  <w:color w:val="FFC000"/>
                  <w:szCs w:val="21"/>
                </w:rPr>
                <w:t>0</w:t>
              </w:r>
            </w:ins>
            <w:ins w:id="1589" w:author="Administrator" w:date="2015-12-01T17:34:00Z">
              <w:r>
                <w:rPr>
                  <w:rFonts w:hint="eastAsia"/>
                  <w:color w:val="FFC000"/>
                  <w:szCs w:val="21"/>
                </w:rPr>
                <w:t>6</w:t>
              </w:r>
            </w:ins>
          </w:p>
        </w:tc>
        <w:tc>
          <w:tcPr>
            <w:tcW w:w="1276" w:type="dxa"/>
          </w:tcPr>
          <w:p w:rsidR="0078641C" w:rsidRPr="006D2ABB" w:rsidRDefault="0078641C" w:rsidP="006D2ABB">
            <w:pPr>
              <w:rPr>
                <w:ins w:id="1590" w:author="Administrator" w:date="2015-12-01T17:33:00Z"/>
                <w:color w:val="A5A5A5" w:themeColor="accent3"/>
                <w:szCs w:val="21"/>
              </w:rPr>
            </w:pPr>
            <w:ins w:id="1591" w:author="Administrator" w:date="2015-12-01T17:33:00Z">
              <w:r w:rsidRPr="006D2ABB">
                <w:rPr>
                  <w:rFonts w:hint="eastAsia"/>
                  <w:color w:val="A5A5A5" w:themeColor="accent3"/>
                  <w:szCs w:val="21"/>
                </w:rPr>
                <w:t>4E</w:t>
              </w:r>
            </w:ins>
          </w:p>
        </w:tc>
        <w:tc>
          <w:tcPr>
            <w:tcW w:w="1376" w:type="dxa"/>
          </w:tcPr>
          <w:p w:rsidR="0078641C" w:rsidRPr="006D2ABB" w:rsidRDefault="0078641C" w:rsidP="006D2ABB">
            <w:pPr>
              <w:rPr>
                <w:ins w:id="1592" w:author="Administrator" w:date="2015-12-01T17:33:00Z"/>
                <w:color w:val="00B0F0"/>
                <w:szCs w:val="21"/>
              </w:rPr>
            </w:pPr>
            <w:ins w:id="1593" w:author="Administrator" w:date="2015-12-01T17:34:00Z">
              <w:r>
                <w:rPr>
                  <w:rFonts w:hint="eastAsia"/>
                  <w:color w:val="0070C0"/>
                  <w:szCs w:val="21"/>
                </w:rPr>
                <w:t>XX</w:t>
              </w:r>
            </w:ins>
          </w:p>
        </w:tc>
      </w:tr>
      <w:tr w:rsidR="0078641C" w:rsidRPr="006D2ABB" w:rsidTr="006D2ABB">
        <w:trPr>
          <w:ins w:id="1594" w:author="Administrator" w:date="2015-12-01T17:33:00Z"/>
        </w:trPr>
        <w:tc>
          <w:tcPr>
            <w:tcW w:w="535" w:type="dxa"/>
          </w:tcPr>
          <w:p w:rsidR="0078641C" w:rsidRPr="006D2ABB" w:rsidRDefault="0078641C" w:rsidP="006D2ABB">
            <w:pPr>
              <w:rPr>
                <w:ins w:id="1595" w:author="Administrator" w:date="2015-12-01T17:33:00Z"/>
                <w:color w:val="C00000"/>
                <w:szCs w:val="21"/>
              </w:rPr>
            </w:pPr>
            <w:ins w:id="1596" w:author="Administrator" w:date="2015-12-01T17:33:00Z">
              <w:r w:rsidRPr="006D2ABB">
                <w:rPr>
                  <w:rFonts w:hint="eastAsia"/>
                  <w:color w:val="C00000"/>
                  <w:szCs w:val="21"/>
                </w:rPr>
                <w:t>头</w:t>
              </w:r>
            </w:ins>
          </w:p>
        </w:tc>
        <w:tc>
          <w:tcPr>
            <w:tcW w:w="563" w:type="dxa"/>
          </w:tcPr>
          <w:p w:rsidR="0078641C" w:rsidRPr="006D2ABB" w:rsidRDefault="0078641C" w:rsidP="006D2ABB">
            <w:pPr>
              <w:rPr>
                <w:ins w:id="1597" w:author="Administrator" w:date="2015-12-01T17:33:00Z"/>
                <w:color w:val="C00000"/>
                <w:szCs w:val="21"/>
              </w:rPr>
            </w:pPr>
            <w:ins w:id="1598" w:author="Administrator" w:date="2015-12-01T17:33:00Z">
              <w:r w:rsidRPr="006D2ABB">
                <w:rPr>
                  <w:rFonts w:hint="eastAsia"/>
                  <w:color w:val="C00000"/>
                  <w:szCs w:val="21"/>
                </w:rPr>
                <w:t>头</w:t>
              </w:r>
            </w:ins>
          </w:p>
        </w:tc>
        <w:tc>
          <w:tcPr>
            <w:tcW w:w="542" w:type="dxa"/>
          </w:tcPr>
          <w:p w:rsidR="0078641C" w:rsidRPr="006D2ABB" w:rsidRDefault="0078641C" w:rsidP="006D2ABB">
            <w:pPr>
              <w:rPr>
                <w:ins w:id="1599" w:author="Administrator" w:date="2015-12-01T17:33:00Z"/>
                <w:color w:val="C00000"/>
                <w:szCs w:val="21"/>
              </w:rPr>
            </w:pPr>
            <w:ins w:id="1600" w:author="Administrator" w:date="2015-12-01T17:33:00Z">
              <w:r w:rsidRPr="006D2ABB">
                <w:rPr>
                  <w:rFonts w:hint="eastAsia"/>
                  <w:color w:val="C00000"/>
                  <w:szCs w:val="21"/>
                </w:rPr>
                <w:t>头</w:t>
              </w:r>
            </w:ins>
          </w:p>
        </w:tc>
        <w:tc>
          <w:tcPr>
            <w:tcW w:w="878" w:type="dxa"/>
          </w:tcPr>
          <w:p w:rsidR="0078641C" w:rsidRPr="006D2ABB" w:rsidRDefault="0078641C" w:rsidP="006D2ABB">
            <w:pPr>
              <w:rPr>
                <w:ins w:id="1601" w:author="Administrator" w:date="2015-12-01T17:33:00Z"/>
                <w:color w:val="FF0000"/>
                <w:szCs w:val="21"/>
              </w:rPr>
            </w:pPr>
            <w:ins w:id="1602" w:author="Administrator" w:date="2015-12-01T17:33:00Z">
              <w:r w:rsidRPr="006D2ABB">
                <w:rPr>
                  <w:rFonts w:hint="eastAsia"/>
                  <w:color w:val="FF0000"/>
                  <w:szCs w:val="21"/>
                </w:rPr>
                <w:t>SIZE</w:t>
              </w:r>
            </w:ins>
          </w:p>
        </w:tc>
        <w:tc>
          <w:tcPr>
            <w:tcW w:w="878" w:type="dxa"/>
          </w:tcPr>
          <w:p w:rsidR="0078641C" w:rsidRPr="006D2ABB" w:rsidRDefault="0078641C" w:rsidP="006D2ABB">
            <w:pPr>
              <w:rPr>
                <w:ins w:id="1603" w:author="Administrator" w:date="2015-12-01T17:33:00Z"/>
                <w:color w:val="FFC000"/>
                <w:szCs w:val="21"/>
              </w:rPr>
            </w:pPr>
            <w:ins w:id="1604" w:author="Administrator" w:date="2015-12-01T17:33:00Z">
              <w:r w:rsidRPr="006D2ABB">
                <w:rPr>
                  <w:rFonts w:hint="eastAsia"/>
                  <w:color w:val="FFC000"/>
                  <w:szCs w:val="21"/>
                </w:rPr>
                <w:t>M</w:t>
              </w:r>
            </w:ins>
          </w:p>
        </w:tc>
        <w:tc>
          <w:tcPr>
            <w:tcW w:w="1276" w:type="dxa"/>
          </w:tcPr>
          <w:p w:rsidR="0078641C" w:rsidRPr="006D2ABB" w:rsidRDefault="0078641C" w:rsidP="006D2ABB">
            <w:pPr>
              <w:rPr>
                <w:ins w:id="1605" w:author="Administrator" w:date="2015-12-01T17:33:00Z"/>
                <w:color w:val="A5A5A5" w:themeColor="accent3"/>
                <w:szCs w:val="21"/>
              </w:rPr>
            </w:pPr>
            <w:ins w:id="1606" w:author="Administrator" w:date="2015-12-01T17:34:00Z">
              <w:r>
                <w:rPr>
                  <w:rFonts w:hint="eastAsia"/>
                  <w:color w:val="A5A5A5" w:themeColor="accent3"/>
                  <w:szCs w:val="21"/>
                </w:rPr>
                <w:t>Y</w:t>
              </w:r>
            </w:ins>
          </w:p>
        </w:tc>
        <w:tc>
          <w:tcPr>
            <w:tcW w:w="1376" w:type="dxa"/>
          </w:tcPr>
          <w:p w:rsidR="0078641C" w:rsidRPr="006D2ABB" w:rsidRDefault="0078641C" w:rsidP="006D2ABB">
            <w:pPr>
              <w:rPr>
                <w:ins w:id="1607" w:author="Administrator" w:date="2015-12-01T17:33:00Z"/>
                <w:color w:val="C00000"/>
                <w:szCs w:val="21"/>
              </w:rPr>
            </w:pPr>
            <w:ins w:id="1608" w:author="Administrator" w:date="2015-12-01T17:33:00Z">
              <w:r w:rsidRPr="006D2ABB">
                <w:rPr>
                  <w:color w:val="0070C0"/>
                  <w:szCs w:val="21"/>
                </w:rPr>
                <w:t>C</w:t>
              </w:r>
              <w:r w:rsidRPr="006D2ABB">
                <w:rPr>
                  <w:rFonts w:hint="eastAsia"/>
                  <w:color w:val="0070C0"/>
                  <w:szCs w:val="21"/>
                </w:rPr>
                <w:t>hecksum</w:t>
              </w:r>
            </w:ins>
          </w:p>
        </w:tc>
      </w:tr>
    </w:tbl>
    <w:p w:rsidR="003E42D2" w:rsidRPr="006D2ABB" w:rsidRDefault="003E42D2" w:rsidP="003E42D2">
      <w:pPr>
        <w:ind w:left="360"/>
        <w:rPr>
          <w:ins w:id="1609" w:author="Administrator" w:date="2015-12-01T17:23:00Z"/>
          <w:szCs w:val="21"/>
        </w:rPr>
      </w:pPr>
      <w:ins w:id="1610" w:author="Administrator" w:date="2015-12-01T17:23:00Z">
        <w:r w:rsidRPr="006D2ABB">
          <w:rPr>
            <w:color w:val="C00000"/>
            <w:szCs w:val="21"/>
          </w:rPr>
          <w:t>0x</w:t>
        </w:r>
        <w:r w:rsidRPr="006D2ABB">
          <w:rPr>
            <w:rFonts w:hint="eastAsia"/>
            <w:color w:val="C00000"/>
            <w:szCs w:val="21"/>
          </w:rPr>
          <w:t>48；</w:t>
        </w:r>
        <w:r w:rsidRPr="006D2ABB">
          <w:rPr>
            <w:color w:val="C00000"/>
            <w:szCs w:val="21"/>
          </w:rPr>
          <w:t>0x</w:t>
        </w:r>
        <w:r w:rsidRPr="006D2ABB">
          <w:rPr>
            <w:rFonts w:hint="eastAsia"/>
            <w:color w:val="C00000"/>
            <w:szCs w:val="21"/>
          </w:rPr>
          <w:t>59；0x3E</w:t>
        </w:r>
        <w:r w:rsidRPr="006D2ABB">
          <w:rPr>
            <w:rFonts w:hint="eastAsia"/>
            <w:szCs w:val="21"/>
          </w:rPr>
          <w:t>；</w:t>
        </w:r>
        <w:r w:rsidRPr="006D2ABB">
          <w:rPr>
            <w:szCs w:val="21"/>
          </w:rPr>
          <w:t>[</w:t>
        </w:r>
        <w:r w:rsidRPr="006D2ABB">
          <w:rPr>
            <w:rFonts w:hint="eastAsia"/>
            <w:color w:val="FF0000"/>
            <w:szCs w:val="21"/>
          </w:rPr>
          <w:t>报告</w:t>
        </w:r>
        <w:r w:rsidRPr="006D2ABB">
          <w:rPr>
            <w:color w:val="FF0000"/>
            <w:szCs w:val="21"/>
          </w:rPr>
          <w:t>描述长度</w:t>
        </w:r>
        <w:r w:rsidRPr="006D2ABB">
          <w:rPr>
            <w:rFonts w:hint="eastAsia"/>
            <w:color w:val="FF0000"/>
            <w:szCs w:val="21"/>
          </w:rPr>
          <w:t>0(SIZE_LENGHT)</w:t>
        </w:r>
        <w:r w:rsidRPr="006D2ABB">
          <w:rPr>
            <w:szCs w:val="21"/>
          </w:rPr>
          <w:t>]</w:t>
        </w:r>
        <w:r w:rsidRPr="006D2ABB">
          <w:rPr>
            <w:rFonts w:hint="eastAsia"/>
            <w:szCs w:val="21"/>
          </w:rPr>
          <w:t>；[</w:t>
        </w:r>
        <w:r w:rsidRPr="006D2ABB">
          <w:rPr>
            <w:rFonts w:hint="eastAsia"/>
            <w:color w:val="FFC000"/>
            <w:szCs w:val="21"/>
          </w:rPr>
          <w:t>报告帧1(MOD</w:t>
        </w:r>
        <w:bookmarkStart w:id="1611" w:name="_GoBack"/>
        <w:bookmarkEnd w:id="1611"/>
        <w:r w:rsidRPr="006D2ABB">
          <w:rPr>
            <w:rFonts w:hint="eastAsia"/>
            <w:color w:val="FFC000"/>
            <w:szCs w:val="21"/>
          </w:rPr>
          <w:t>E)固定0X</w:t>
        </w:r>
        <w:r>
          <w:rPr>
            <w:rFonts w:hint="eastAsia"/>
            <w:color w:val="FFC000"/>
            <w:szCs w:val="21"/>
          </w:rPr>
          <w:t>04</w:t>
        </w:r>
        <w:r w:rsidRPr="006D2ABB">
          <w:rPr>
            <w:szCs w:val="21"/>
          </w:rPr>
          <w:t>]</w:t>
        </w:r>
        <w:r w:rsidRPr="006D2ABB">
          <w:rPr>
            <w:rFonts w:hint="eastAsia"/>
            <w:szCs w:val="21"/>
          </w:rPr>
          <w:t xml:space="preserve"> ；</w:t>
        </w:r>
        <w:r w:rsidRPr="006D2ABB">
          <w:rPr>
            <w:rFonts w:hint="eastAsia"/>
            <w:color w:val="A5A5A5" w:themeColor="accent3"/>
            <w:szCs w:val="21"/>
          </w:rPr>
          <w:t>[报告帧2</w:t>
        </w:r>
        <w:r w:rsidRPr="006D2ABB">
          <w:rPr>
            <w:rFonts w:hint="eastAsia"/>
            <w:color w:val="FFC000"/>
            <w:szCs w:val="21"/>
          </w:rPr>
          <w:t>与</w:t>
        </w:r>
        <w:r>
          <w:rPr>
            <w:rFonts w:hint="eastAsia"/>
            <w:color w:val="FFC000"/>
            <w:szCs w:val="21"/>
          </w:rPr>
          <w:t>主机命令一致</w:t>
        </w:r>
        <w:r w:rsidRPr="006D2ABB">
          <w:rPr>
            <w:rFonts w:hint="eastAsia"/>
            <w:color w:val="A5A5A5" w:themeColor="accent3"/>
            <w:szCs w:val="21"/>
          </w:rPr>
          <w:t>]</w:t>
        </w:r>
        <w:r w:rsidRPr="006D2ABB">
          <w:rPr>
            <w:rFonts w:hint="eastAsia"/>
            <w:szCs w:val="21"/>
          </w:rPr>
          <w:t>；[</w:t>
        </w:r>
        <w:r w:rsidRPr="006D2ABB">
          <w:rPr>
            <w:rFonts w:hint="eastAsia"/>
            <w:color w:val="FFC000"/>
            <w:szCs w:val="21"/>
          </w:rPr>
          <w:t>报告帧3(MODE)与</w:t>
        </w:r>
        <w:r>
          <w:rPr>
            <w:rFonts w:hint="eastAsia"/>
            <w:color w:val="FFC000"/>
            <w:szCs w:val="21"/>
          </w:rPr>
          <w:t>主机命令一致</w:t>
        </w:r>
        <w:r w:rsidRPr="006D2ABB">
          <w:rPr>
            <w:szCs w:val="21"/>
          </w:rPr>
          <w:t>]</w:t>
        </w:r>
        <w:r w:rsidRPr="006D2ABB">
          <w:rPr>
            <w:rFonts w:hint="eastAsia"/>
            <w:szCs w:val="21"/>
          </w:rPr>
          <w:t xml:space="preserve"> ；[</w:t>
        </w:r>
        <w:r w:rsidRPr="006D2ABB">
          <w:rPr>
            <w:rFonts w:hint="eastAsia"/>
            <w:color w:val="00B0F0"/>
            <w:szCs w:val="21"/>
          </w:rPr>
          <w:t>数据校验(Checksum)</w:t>
        </w:r>
        <w:r w:rsidRPr="006D2ABB">
          <w:rPr>
            <w:rFonts w:hint="eastAsia"/>
            <w:szCs w:val="21"/>
          </w:rPr>
          <w:t>]</w:t>
        </w:r>
      </w:ins>
    </w:p>
    <w:p w:rsidR="003E42D2" w:rsidRDefault="003E42D2" w:rsidP="00150198">
      <w:pPr>
        <w:jc w:val="left"/>
      </w:pPr>
    </w:p>
    <w:p w:rsidR="005B4A8D" w:rsidRDefault="005B4A8D" w:rsidP="00150198">
      <w:pPr>
        <w:jc w:val="left"/>
      </w:pPr>
      <w:r>
        <w:rPr>
          <w:rFonts w:hint="eastAsia"/>
        </w:rPr>
        <w:t>4.2.</w:t>
      </w:r>
      <w:r w:rsidR="00BF5569">
        <w:rPr>
          <w:rFonts w:hint="eastAsia"/>
        </w:rPr>
        <w:t>4</w:t>
      </w:r>
      <w:r w:rsidR="00BF5569">
        <w:t xml:space="preserve"> </w:t>
      </w:r>
      <w:r w:rsidR="008B0A5A">
        <w:rPr>
          <w:rFonts w:hint="eastAsia"/>
        </w:rPr>
        <w:t>安全控制</w:t>
      </w:r>
    </w:p>
    <w:p w:rsidR="00C42835" w:rsidRDefault="00C42835" w:rsidP="009528A7">
      <w:pPr>
        <w:rPr>
          <w:ins w:id="1612" w:author="Administrator" w:date="2015-12-01T16:28:00Z"/>
          <w:rFonts w:hint="eastAsia"/>
        </w:rPr>
      </w:pPr>
      <w:ins w:id="1613" w:author="Administrator" w:date="2015-12-01T16:28:00Z">
        <w:r>
          <w:t>D</w:t>
        </w:r>
        <w:r>
          <w:rPr>
            <w:rFonts w:hint="eastAsia"/>
          </w:rPr>
          <w:t>emo模式：</w:t>
        </w:r>
      </w:ins>
    </w:p>
    <w:p w:rsidR="009528A7" w:rsidRDefault="009528A7" w:rsidP="009528A7">
      <w:pPr>
        <w:rPr>
          <w:ins w:id="1614" w:author="Administrator" w:date="2015-11-26T16:18:00Z"/>
        </w:rPr>
      </w:pPr>
      <w:proofErr w:type="gramStart"/>
      <w:ins w:id="1615" w:author="Administrator" w:date="2015-11-26T16:18:00Z">
        <w:r>
          <w:rPr>
            <w:rFonts w:hint="eastAsia"/>
          </w:rPr>
          <w:t>蓝牙主机</w:t>
        </w:r>
        <w:proofErr w:type="gramEnd"/>
        <w:r>
          <w:rPr>
            <w:rFonts w:hint="eastAsia"/>
          </w:rPr>
          <w:t>向从机发起数据请求，由从机回复。每10s进行</w:t>
        </w:r>
        <w:proofErr w:type="gramStart"/>
        <w:r>
          <w:rPr>
            <w:rFonts w:hint="eastAsia"/>
          </w:rPr>
          <w:t>一</w:t>
        </w:r>
        <w:proofErr w:type="gramEnd"/>
        <w:r>
          <w:rPr>
            <w:rFonts w:hint="eastAsia"/>
          </w:rPr>
          <w:t>轮数据请求。</w:t>
        </w:r>
      </w:ins>
      <w:ins w:id="1616" w:author="Administrator" w:date="2015-11-26T16:21:00Z">
        <w:r>
          <w:rPr>
            <w:rFonts w:hint="eastAsia"/>
          </w:rPr>
          <w:t>如果发现心率状态异常</w:t>
        </w:r>
      </w:ins>
      <w:ins w:id="1617" w:author="Administrator" w:date="2015-11-26T16:22:00Z">
        <w:r>
          <w:rPr>
            <w:rFonts w:hint="eastAsia"/>
          </w:rPr>
          <w:t>，</w:t>
        </w:r>
      </w:ins>
      <w:ins w:id="1618" w:author="Administrator" w:date="2015-11-26T16:23:00Z">
        <w:r w:rsidRPr="00A86751">
          <w:rPr>
            <w:rFonts w:hint="eastAsia"/>
            <w:color w:val="FF0000"/>
            <w:u w:val="single"/>
            <w:rPrChange w:id="1619" w:author="龚奇" w:date="2015-11-26T19:51:00Z">
              <w:rPr>
                <w:rFonts w:hint="eastAsia"/>
              </w:rPr>
            </w:rPrChange>
          </w:rPr>
          <w:t>先记录，然后等待</w:t>
        </w:r>
        <w:r w:rsidRPr="00A86751">
          <w:rPr>
            <w:color w:val="FF0000"/>
            <w:u w:val="single"/>
            <w:rPrChange w:id="1620" w:author="龚奇" w:date="2015-11-26T19:51:00Z">
              <w:rPr/>
            </w:rPrChange>
          </w:rPr>
          <w:t>pad</w:t>
        </w:r>
        <w:r w:rsidR="00875913" w:rsidRPr="00A86751">
          <w:rPr>
            <w:rFonts w:hint="eastAsia"/>
            <w:color w:val="FF0000"/>
            <w:u w:val="single"/>
            <w:rPrChange w:id="1621" w:author="龚奇" w:date="2015-11-26T19:51:00Z">
              <w:rPr>
                <w:rFonts w:hint="eastAsia"/>
              </w:rPr>
            </w:rPrChange>
          </w:rPr>
          <w:t>询问心率状态</w:t>
        </w:r>
      </w:ins>
      <w:ins w:id="1622" w:author="Administrator" w:date="2015-11-26T16:24:00Z">
        <w:r w:rsidR="00875913" w:rsidRPr="00A86751">
          <w:rPr>
            <w:rFonts w:hint="eastAsia"/>
            <w:color w:val="FF0000"/>
            <w:u w:val="single"/>
            <w:rPrChange w:id="1623" w:author="龚奇" w:date="2015-11-26T19:51:00Z">
              <w:rPr>
                <w:rFonts w:hint="eastAsia"/>
              </w:rPr>
            </w:rPrChange>
          </w:rPr>
          <w:t>，再发送</w:t>
        </w:r>
      </w:ins>
      <w:ins w:id="1624" w:author="Administrator" w:date="2015-11-26T16:23:00Z">
        <w:r w:rsidR="00875913">
          <w:rPr>
            <w:rFonts w:hint="eastAsia"/>
          </w:rPr>
          <w:t>。</w:t>
        </w:r>
      </w:ins>
    </w:p>
    <w:p w:rsidR="00BB14B6" w:rsidRDefault="0081070F" w:rsidP="00150198">
      <w:pPr>
        <w:jc w:val="left"/>
        <w:rPr>
          <w:ins w:id="1625" w:author="Administrator" w:date="2015-12-01T16:28:00Z"/>
          <w:rFonts w:hint="eastAsia"/>
        </w:rPr>
      </w:pPr>
      <w:ins w:id="1626" w:author="Administrator" w:date="2015-11-26T16:34:00Z">
        <w:r>
          <w:rPr>
            <w:rFonts w:hint="eastAsia"/>
          </w:rPr>
          <w:t>PAD发起数据请求，接收到回复后</w:t>
        </w:r>
      </w:ins>
      <w:ins w:id="1627" w:author="Administrator" w:date="2015-11-26T16:35:00Z">
        <w:r>
          <w:rPr>
            <w:rFonts w:hint="eastAsia"/>
          </w:rPr>
          <w:t>，判断异常状态，然后发出警报</w:t>
        </w:r>
      </w:ins>
      <w:ins w:id="1628" w:author="Administrator" w:date="2015-11-26T16:36:00Z">
        <w:r>
          <w:rPr>
            <w:rFonts w:hint="eastAsia"/>
          </w:rPr>
          <w:t>并颜色显示病床号与病人。</w:t>
        </w:r>
      </w:ins>
    </w:p>
    <w:p w:rsidR="00C42835" w:rsidRDefault="00C42835" w:rsidP="00150198">
      <w:pPr>
        <w:jc w:val="left"/>
        <w:rPr>
          <w:ins w:id="1629" w:author="Administrator" w:date="2015-12-01T16:29:00Z"/>
          <w:rFonts w:hint="eastAsia"/>
        </w:rPr>
      </w:pPr>
      <w:ins w:id="1630" w:author="Administrator" w:date="2015-12-01T16:28:00Z">
        <w:r>
          <w:rPr>
            <w:rFonts w:hint="eastAsia"/>
          </w:rPr>
          <w:t>科研模式：</w:t>
        </w:r>
      </w:ins>
      <w:proofErr w:type="gramStart"/>
      <w:ins w:id="1631" w:author="Administrator" w:date="2015-12-01T16:29:00Z">
        <w:r>
          <w:rPr>
            <w:rFonts w:hint="eastAsia"/>
          </w:rPr>
          <w:t>蓝牙主机</w:t>
        </w:r>
        <w:proofErr w:type="gramEnd"/>
        <w:r>
          <w:rPr>
            <w:rFonts w:hint="eastAsia"/>
          </w:rPr>
          <w:t>以及PAD上可以</w:t>
        </w:r>
        <w:proofErr w:type="gramStart"/>
        <w:r>
          <w:rPr>
            <w:rFonts w:hint="eastAsia"/>
          </w:rPr>
          <w:t>直接响应</w:t>
        </w:r>
        <w:proofErr w:type="gramEnd"/>
        <w:r>
          <w:rPr>
            <w:rFonts w:hint="eastAsia"/>
          </w:rPr>
          <w:t>从机发送过来的警报数据。</w:t>
        </w:r>
      </w:ins>
    </w:p>
    <w:p w:rsidR="00C42835" w:rsidRPr="00C42835" w:rsidRDefault="00C42835" w:rsidP="00150198">
      <w:pPr>
        <w:jc w:val="left"/>
      </w:pPr>
    </w:p>
    <w:p w:rsidR="009B7822" w:rsidRDefault="009B7822" w:rsidP="00150198">
      <w:pPr>
        <w:jc w:val="left"/>
        <w:rPr>
          <w:ins w:id="1632" w:author="Administrator" w:date="2015-11-26T16:18:00Z"/>
        </w:rPr>
      </w:pPr>
      <w:r>
        <w:rPr>
          <w:rFonts w:hint="eastAsia"/>
        </w:rPr>
        <w:t>4.2.5</w:t>
      </w:r>
      <w:r>
        <w:t xml:space="preserve"> </w:t>
      </w:r>
      <w:r>
        <w:rPr>
          <w:rFonts w:hint="eastAsia"/>
        </w:rPr>
        <w:t>稳定性</w:t>
      </w:r>
    </w:p>
    <w:p w:rsidR="009528A7" w:rsidRDefault="009528A7" w:rsidP="009528A7">
      <w:pPr>
        <w:rPr>
          <w:ins w:id="1633" w:author="Administrator" w:date="2015-11-26T16:18:00Z"/>
        </w:rPr>
      </w:pPr>
      <w:proofErr w:type="gramStart"/>
      <w:ins w:id="1634" w:author="Administrator" w:date="2015-11-26T16:18:00Z">
        <w:r>
          <w:rPr>
            <w:rFonts w:hint="eastAsia"/>
          </w:rPr>
          <w:t>蓝牙主机</w:t>
        </w:r>
        <w:proofErr w:type="gramEnd"/>
        <w:r>
          <w:rPr>
            <w:rFonts w:hint="eastAsia"/>
          </w:rPr>
          <w:t>向从机发起数据请求时，每10s进行</w:t>
        </w:r>
        <w:proofErr w:type="gramStart"/>
        <w:r>
          <w:rPr>
            <w:rFonts w:hint="eastAsia"/>
          </w:rPr>
          <w:t>一</w:t>
        </w:r>
        <w:proofErr w:type="gramEnd"/>
        <w:r>
          <w:rPr>
            <w:rFonts w:hint="eastAsia"/>
          </w:rPr>
          <w:t>轮数据请求。</w:t>
        </w:r>
      </w:ins>
      <w:ins w:id="1635" w:author="Administrator" w:date="2015-11-26T16:20:00Z">
        <w:r>
          <w:rPr>
            <w:rFonts w:hint="eastAsia"/>
          </w:rPr>
          <w:t>如果连续3次没有得到回复，则认为，从机设备不稳定，</w:t>
        </w:r>
      </w:ins>
      <w:ins w:id="1636" w:author="Administrator" w:date="2015-11-26T16:21:00Z">
        <w:r>
          <w:rPr>
            <w:rFonts w:hint="eastAsia"/>
          </w:rPr>
          <w:t>在该设备device id下记录，不稳定状态。</w:t>
        </w:r>
      </w:ins>
      <w:ins w:id="1637" w:author="Administrator" w:date="2015-11-26T16:25:00Z">
        <w:r w:rsidR="00875913">
          <w:rPr>
            <w:rFonts w:hint="eastAsia"/>
          </w:rPr>
          <w:t>然后等待pad询问状</w:t>
        </w:r>
        <w:r w:rsidR="00875913">
          <w:rPr>
            <w:rFonts w:hint="eastAsia"/>
          </w:rPr>
          <w:lastRenderedPageBreak/>
          <w:t>态</w:t>
        </w:r>
      </w:ins>
      <w:ins w:id="1638" w:author="Administrator" w:date="2015-11-26T16:27:00Z">
        <w:r w:rsidR="00875913">
          <w:rPr>
            <w:rFonts w:hint="eastAsia"/>
          </w:rPr>
          <w:t>时</w:t>
        </w:r>
      </w:ins>
      <w:ins w:id="1639" w:author="Administrator" w:date="2015-11-26T16:25:00Z">
        <w:r w:rsidR="00875913">
          <w:rPr>
            <w:rFonts w:hint="eastAsia"/>
          </w:rPr>
          <w:t>，再发送从机</w:t>
        </w:r>
      </w:ins>
      <w:ins w:id="1640" w:author="Administrator" w:date="2015-11-26T16:28:00Z">
        <w:r w:rsidR="00875913">
          <w:rPr>
            <w:rFonts w:hint="eastAsia"/>
          </w:rPr>
          <w:t>不稳定状态</w:t>
        </w:r>
      </w:ins>
      <w:ins w:id="1641" w:author="Administrator" w:date="2015-11-26T16:25:00Z">
        <w:r w:rsidR="00875913">
          <w:rPr>
            <w:rFonts w:hint="eastAsia"/>
          </w:rPr>
          <w:t>。</w:t>
        </w:r>
      </w:ins>
    </w:p>
    <w:p w:rsidR="009528A7" w:rsidRPr="009528A7" w:rsidRDefault="009528A7" w:rsidP="00150198">
      <w:pPr>
        <w:jc w:val="left"/>
      </w:pPr>
    </w:p>
    <w:p w:rsidR="00EE7E8F" w:rsidRDefault="00B5358E" w:rsidP="00150198">
      <w:pPr>
        <w:jc w:val="left"/>
      </w:pPr>
      <w:r>
        <w:rPr>
          <w:rFonts w:hint="eastAsia"/>
        </w:rPr>
        <w:t>4.3</w:t>
      </w:r>
      <w:r>
        <w:t xml:space="preserve"> </w:t>
      </w:r>
      <w:proofErr w:type="gramStart"/>
      <w:r w:rsidR="002824D1">
        <w:rPr>
          <w:rFonts w:hint="eastAsia"/>
        </w:rPr>
        <w:t>蓝牙</w:t>
      </w:r>
      <w:proofErr w:type="gramEnd"/>
      <w:r w:rsidR="002824D1">
        <w:rPr>
          <w:rFonts w:hint="eastAsia"/>
        </w:rPr>
        <w:t>-WIFI路由器</w:t>
      </w:r>
    </w:p>
    <w:p w:rsidR="002824D1" w:rsidRDefault="001D175B" w:rsidP="00150198">
      <w:pPr>
        <w:jc w:val="left"/>
      </w:pPr>
      <w:r>
        <w:tab/>
      </w:r>
      <w:proofErr w:type="gramStart"/>
      <w:r>
        <w:rPr>
          <w:rFonts w:hint="eastAsia"/>
        </w:rPr>
        <w:t>蓝牙</w:t>
      </w:r>
      <w:proofErr w:type="gramEnd"/>
      <w:r>
        <w:rPr>
          <w:rFonts w:hint="eastAsia"/>
        </w:rPr>
        <w:t>-WIFI路由器的主要功能是与</w:t>
      </w:r>
      <w:r w:rsidR="00DB0DE7">
        <w:rPr>
          <w:rFonts w:hint="eastAsia"/>
        </w:rPr>
        <w:t>至多三个</w:t>
      </w:r>
      <w:proofErr w:type="gramStart"/>
      <w:r w:rsidR="00DB0DE7">
        <w:rPr>
          <w:rFonts w:hint="eastAsia"/>
        </w:rPr>
        <w:t>蓝牙设备</w:t>
      </w:r>
      <w:proofErr w:type="gramEnd"/>
      <w:r w:rsidR="00DB0DE7">
        <w:rPr>
          <w:rFonts w:hint="eastAsia"/>
        </w:rPr>
        <w:t>通信，</w:t>
      </w:r>
      <w:r w:rsidR="003F6521">
        <w:rPr>
          <w:rFonts w:hint="eastAsia"/>
        </w:rPr>
        <w:t>利用基本的数据结构存储采集的数据，通过WIFI</w:t>
      </w:r>
      <w:proofErr w:type="gramStart"/>
      <w:r w:rsidR="003F6521">
        <w:rPr>
          <w:rFonts w:hint="eastAsia"/>
        </w:rPr>
        <w:t>透传模式</w:t>
      </w:r>
      <w:proofErr w:type="gramEnd"/>
      <w:r w:rsidR="003F6521">
        <w:rPr>
          <w:rFonts w:hint="eastAsia"/>
        </w:rPr>
        <w:t>与PAD通信。</w:t>
      </w:r>
    </w:p>
    <w:p w:rsidR="00E662D3" w:rsidRDefault="00E662D3" w:rsidP="00150198">
      <w:pPr>
        <w:jc w:val="left"/>
      </w:pPr>
      <w:r>
        <w:rPr>
          <w:rFonts w:hint="eastAsia"/>
        </w:rPr>
        <w:t>4.3.1</w:t>
      </w:r>
      <w:r>
        <w:t xml:space="preserve"> </w:t>
      </w:r>
      <w:r>
        <w:rPr>
          <w:rFonts w:hint="eastAsia"/>
        </w:rPr>
        <w:t>外观图</w:t>
      </w:r>
    </w:p>
    <w:p w:rsidR="00E662D3" w:rsidRDefault="00C9512F" w:rsidP="00E662D3">
      <w:pPr>
        <w:jc w:val="center"/>
      </w:pPr>
      <w:r>
        <w:object w:dxaOrig="13680" w:dyaOrig="4597">
          <v:shape id="_x0000_i1027" type="#_x0000_t75" style="width:415.2pt;height:140.2pt" o:ole="">
            <v:imagedata r:id="rId13" o:title=""/>
          </v:shape>
          <o:OLEObject Type="Embed" ProgID="Visio.Drawing.15" ShapeID="_x0000_i1027" DrawAspect="Content" ObjectID="_1510496475" r:id="rId14"/>
        </w:object>
      </w:r>
    </w:p>
    <w:p w:rsidR="00E662D3" w:rsidRDefault="00E662D3" w:rsidP="00E662D3">
      <w:pPr>
        <w:jc w:val="center"/>
      </w:pPr>
      <w:r>
        <w:rPr>
          <w:rFonts w:hint="eastAsia"/>
        </w:rPr>
        <w:t>图3</w:t>
      </w:r>
      <w:r>
        <w:t xml:space="preserve"> </w:t>
      </w:r>
      <w:proofErr w:type="gramStart"/>
      <w:r>
        <w:rPr>
          <w:rFonts w:hint="eastAsia"/>
        </w:rPr>
        <w:t>蓝牙</w:t>
      </w:r>
      <w:proofErr w:type="gramEnd"/>
      <w:r>
        <w:rPr>
          <w:rFonts w:hint="eastAsia"/>
        </w:rPr>
        <w:t>-WIFI</w:t>
      </w:r>
      <w:r w:rsidR="001C4486">
        <w:rPr>
          <w:rFonts w:hint="eastAsia"/>
        </w:rPr>
        <w:t>路由器</w:t>
      </w:r>
      <w:r>
        <w:rPr>
          <w:rFonts w:hint="eastAsia"/>
        </w:rPr>
        <w:t>外观图</w:t>
      </w:r>
    </w:p>
    <w:p w:rsidR="00E662D3" w:rsidRDefault="00E662D3" w:rsidP="00E662D3">
      <w:r>
        <w:tab/>
      </w:r>
      <w:proofErr w:type="gramStart"/>
      <w:r w:rsidR="00B27A16">
        <w:rPr>
          <w:rFonts w:hint="eastAsia"/>
        </w:rPr>
        <w:t>蓝牙</w:t>
      </w:r>
      <w:proofErr w:type="gramEnd"/>
      <w:r w:rsidR="00B27A16">
        <w:rPr>
          <w:rFonts w:hint="eastAsia"/>
        </w:rPr>
        <w:t>-WIFI路由器上共有6个指示灯: 1）电源；2）</w:t>
      </w:r>
      <w:r w:rsidR="003B3AB5">
        <w:rPr>
          <w:rFonts w:hint="eastAsia"/>
        </w:rPr>
        <w:t>WIFI</w:t>
      </w:r>
      <w:r w:rsidR="00B27A16">
        <w:rPr>
          <w:rFonts w:hint="eastAsia"/>
        </w:rPr>
        <w:t>通信指示，闪烁时表明有数据传递</w:t>
      </w:r>
      <w:r w:rsidR="003B3AB5">
        <w:rPr>
          <w:rFonts w:hint="eastAsia"/>
        </w:rPr>
        <w:t>，故障时长亮</w:t>
      </w:r>
      <w:r w:rsidR="00B27A16">
        <w:rPr>
          <w:rFonts w:hint="eastAsia"/>
        </w:rPr>
        <w:t>；</w:t>
      </w:r>
      <w:r w:rsidR="00C52CE9">
        <w:rPr>
          <w:rFonts w:hint="eastAsia"/>
        </w:rPr>
        <w:t>3）</w:t>
      </w:r>
      <w:proofErr w:type="gramStart"/>
      <w:r w:rsidR="00C52CE9">
        <w:rPr>
          <w:rFonts w:hint="eastAsia"/>
        </w:rPr>
        <w:t>蓝牙</w:t>
      </w:r>
      <w:proofErr w:type="gramEnd"/>
      <w:r w:rsidR="00C52CE9">
        <w:rPr>
          <w:rFonts w:hint="eastAsia"/>
        </w:rPr>
        <w:t>1~3：</w:t>
      </w:r>
      <w:proofErr w:type="gramStart"/>
      <w:r w:rsidR="00C52CE9">
        <w:rPr>
          <w:rFonts w:hint="eastAsia"/>
        </w:rPr>
        <w:t>蓝牙</w:t>
      </w:r>
      <w:r w:rsidR="003B3AB5">
        <w:rPr>
          <w:rFonts w:hint="eastAsia"/>
        </w:rPr>
        <w:t>连接</w:t>
      </w:r>
      <w:proofErr w:type="gramEnd"/>
      <w:r w:rsidR="0005220C">
        <w:rPr>
          <w:rFonts w:hint="eastAsia"/>
        </w:rPr>
        <w:t>指示灯，当建立连接后长亮，否则灭；4）</w:t>
      </w:r>
      <w:r w:rsidR="001F3863">
        <w:rPr>
          <w:rFonts w:hint="eastAsia"/>
        </w:rPr>
        <w:t>故障灯：</w:t>
      </w:r>
      <w:r w:rsidR="00BC193B">
        <w:rPr>
          <w:rFonts w:hint="eastAsia"/>
        </w:rPr>
        <w:t>硬件出现故障时，灯长亮，否则灭。</w:t>
      </w:r>
      <w:r w:rsidR="00D630B8">
        <w:rPr>
          <w:rFonts w:hint="eastAsia"/>
        </w:rPr>
        <w:t>电源开关位于右侧面。</w:t>
      </w:r>
      <w:r w:rsidR="0097581D">
        <w:rPr>
          <w:rFonts w:hint="eastAsia"/>
        </w:rPr>
        <w:t>电源</w:t>
      </w:r>
      <w:proofErr w:type="gramStart"/>
      <w:r w:rsidR="0097581D">
        <w:rPr>
          <w:rFonts w:hint="eastAsia"/>
        </w:rPr>
        <w:t>孔位于</w:t>
      </w:r>
      <w:proofErr w:type="gramEnd"/>
      <w:r w:rsidR="0097581D">
        <w:rPr>
          <w:rFonts w:hint="eastAsia"/>
        </w:rPr>
        <w:t>后面左侧。</w:t>
      </w:r>
    </w:p>
    <w:p w:rsidR="00DB43B7" w:rsidRDefault="00DB43B7" w:rsidP="00E662D3">
      <w:pPr>
        <w:rPr>
          <w:ins w:id="1642" w:author="Administrator" w:date="2015-11-26T16:41:00Z"/>
          <w:color w:val="FFC000"/>
        </w:rPr>
      </w:pPr>
      <w:r>
        <w:rPr>
          <w:rFonts w:hint="eastAsia"/>
        </w:rPr>
        <w:t>4.3.2</w:t>
      </w:r>
      <w:r>
        <w:t xml:space="preserve"> </w:t>
      </w:r>
      <w:r>
        <w:rPr>
          <w:rFonts w:hint="eastAsia"/>
        </w:rPr>
        <w:t>硬件设计</w:t>
      </w:r>
      <w:r w:rsidR="00D01E75" w:rsidRPr="00D01E75">
        <w:rPr>
          <w:rFonts w:hint="eastAsia"/>
          <w:color w:val="FFC000"/>
        </w:rPr>
        <w:t>（黄填写）</w:t>
      </w:r>
    </w:p>
    <w:p w:rsidR="0081070F" w:rsidRDefault="0081070F" w:rsidP="00E662D3">
      <w:pPr>
        <w:rPr>
          <w:ins w:id="1643" w:author="Administrator" w:date="2015-11-26T16:47:00Z"/>
          <w:color w:val="FFC000"/>
        </w:rPr>
      </w:pPr>
      <w:ins w:id="1644" w:author="Administrator" w:date="2015-11-26T16:41:00Z">
        <w:r>
          <w:rPr>
            <w:rFonts w:hint="eastAsia"/>
            <w:color w:val="FFC000"/>
          </w:rPr>
          <w:t>采用</w:t>
        </w:r>
      </w:ins>
      <w:ins w:id="1645" w:author="Administrator" w:date="2015-11-26T16:44:00Z">
        <w:r>
          <w:rPr>
            <w:rFonts w:hint="eastAsia"/>
            <w:color w:val="FFC000"/>
          </w:rPr>
          <w:t>海</w:t>
        </w:r>
        <w:proofErr w:type="gramStart"/>
        <w:r>
          <w:rPr>
            <w:rFonts w:hint="eastAsia"/>
            <w:color w:val="FFC000"/>
          </w:rPr>
          <w:t>凌科</w:t>
        </w:r>
        <w:proofErr w:type="spellStart"/>
        <w:r>
          <w:rPr>
            <w:color w:val="FFC000"/>
          </w:rPr>
          <w:t>W</w:t>
        </w:r>
        <w:r>
          <w:rPr>
            <w:rFonts w:hint="eastAsia"/>
            <w:color w:val="FFC000"/>
          </w:rPr>
          <w:t>ifi</w:t>
        </w:r>
        <w:proofErr w:type="spellEnd"/>
        <w:r>
          <w:rPr>
            <w:rFonts w:hint="eastAsia"/>
            <w:color w:val="FFC000"/>
          </w:rPr>
          <w:t>透传</w:t>
        </w:r>
        <w:proofErr w:type="gramEnd"/>
        <w:r>
          <w:rPr>
            <w:rFonts w:hint="eastAsia"/>
            <w:color w:val="FFC000"/>
          </w:rPr>
          <w:t>模块（</w:t>
        </w:r>
        <w:r>
          <w:rPr>
            <w:color w:val="FFC000"/>
          </w:rPr>
          <w:fldChar w:fldCharType="begin"/>
        </w:r>
        <w:r>
          <w:rPr>
            <w:color w:val="FFC000"/>
          </w:rPr>
          <w:instrText xml:space="preserve"> HYPERLINK "</w:instrText>
        </w:r>
        <w:r w:rsidRPr="0081070F">
          <w:rPr>
            <w:color w:val="FFC000"/>
          </w:rPr>
          <w:instrText>http://www.hlktech.com/</w:instrText>
        </w:r>
        <w:r>
          <w:rPr>
            <w:color w:val="FFC000"/>
          </w:rPr>
          <w:instrText xml:space="preserve">" </w:instrText>
        </w:r>
        <w:r>
          <w:rPr>
            <w:color w:val="FFC000"/>
          </w:rPr>
          <w:fldChar w:fldCharType="separate"/>
        </w:r>
        <w:r w:rsidRPr="0086418B">
          <w:rPr>
            <w:rStyle w:val="a9"/>
          </w:rPr>
          <w:t>http://www.hlktech.com/</w:t>
        </w:r>
        <w:r>
          <w:rPr>
            <w:color w:val="FFC000"/>
          </w:rPr>
          <w:fldChar w:fldCharType="end"/>
        </w:r>
        <w:r>
          <w:rPr>
            <w:rFonts w:hint="eastAsia"/>
            <w:color w:val="FFC000"/>
          </w:rPr>
          <w:t>）</w:t>
        </w:r>
      </w:ins>
      <w:ins w:id="1646" w:author="Administrator" w:date="2015-11-26T16:45:00Z">
        <w:r w:rsidR="00167946">
          <w:rPr>
            <w:rFonts w:hint="eastAsia"/>
            <w:color w:val="FFC000"/>
          </w:rPr>
          <w:t>，利用其串口</w:t>
        </w:r>
        <w:proofErr w:type="gramStart"/>
        <w:r w:rsidR="00167946">
          <w:rPr>
            <w:rFonts w:hint="eastAsia"/>
            <w:color w:val="FFC000"/>
          </w:rPr>
          <w:t>与蓝牙</w:t>
        </w:r>
      </w:ins>
      <w:ins w:id="1647" w:author="Administrator" w:date="2015-11-26T16:46:00Z">
        <w:r w:rsidR="00167946">
          <w:rPr>
            <w:rFonts w:hint="eastAsia"/>
            <w:color w:val="FFC000"/>
          </w:rPr>
          <w:t>主机</w:t>
        </w:r>
        <w:proofErr w:type="gramEnd"/>
        <w:r w:rsidR="00167946">
          <w:rPr>
            <w:rFonts w:hint="eastAsia"/>
            <w:color w:val="FFC000"/>
          </w:rPr>
          <w:t>进行通信。</w:t>
        </w:r>
      </w:ins>
      <w:ins w:id="1648" w:author="Administrator" w:date="2015-11-26T16:48:00Z">
        <w:r w:rsidR="00167946">
          <w:rPr>
            <w:rFonts w:hint="eastAsia"/>
            <w:color w:val="FFC000"/>
          </w:rPr>
          <w:t>整体电路由</w:t>
        </w:r>
        <w:proofErr w:type="spellStart"/>
        <w:r w:rsidR="00167946">
          <w:rPr>
            <w:rFonts w:hint="eastAsia"/>
            <w:color w:val="FFC000"/>
          </w:rPr>
          <w:t>wifi</w:t>
        </w:r>
        <w:proofErr w:type="spellEnd"/>
        <w:proofErr w:type="gramStart"/>
        <w:r w:rsidR="00167946">
          <w:rPr>
            <w:rFonts w:hint="eastAsia"/>
            <w:color w:val="FFC000"/>
          </w:rPr>
          <w:t>透传模块</w:t>
        </w:r>
        <w:proofErr w:type="gramEnd"/>
        <w:r w:rsidR="00167946">
          <w:rPr>
            <w:rFonts w:hint="eastAsia"/>
            <w:color w:val="FFC000"/>
          </w:rPr>
          <w:t>，电源模块，</w:t>
        </w:r>
        <w:proofErr w:type="gramStart"/>
        <w:r w:rsidR="00167946">
          <w:rPr>
            <w:rFonts w:hint="eastAsia"/>
            <w:color w:val="FFC000"/>
          </w:rPr>
          <w:t>蓝牙主机</w:t>
        </w:r>
        <w:proofErr w:type="gramEnd"/>
        <w:r w:rsidR="00167946">
          <w:rPr>
            <w:rFonts w:hint="eastAsia"/>
            <w:color w:val="FFC000"/>
          </w:rPr>
          <w:t>模块，led</w:t>
        </w:r>
      </w:ins>
      <w:ins w:id="1649" w:author="Administrator" w:date="2015-11-26T16:49:00Z">
        <w:r w:rsidR="00167946">
          <w:rPr>
            <w:rFonts w:hint="eastAsia"/>
            <w:color w:val="FFC000"/>
          </w:rPr>
          <w:t>指示</w:t>
        </w:r>
      </w:ins>
      <w:ins w:id="1650" w:author="Administrator" w:date="2015-11-26T16:48:00Z">
        <w:r w:rsidR="00167946">
          <w:rPr>
            <w:rFonts w:hint="eastAsia"/>
            <w:color w:val="FFC000"/>
          </w:rPr>
          <w:t>模块</w:t>
        </w:r>
      </w:ins>
      <w:ins w:id="1651" w:author="Administrator" w:date="2015-11-26T16:49:00Z">
        <w:r w:rsidR="00167946">
          <w:rPr>
            <w:rFonts w:hint="eastAsia"/>
            <w:color w:val="FFC000"/>
          </w:rPr>
          <w:t>组成</w:t>
        </w:r>
      </w:ins>
      <w:ins w:id="1652" w:author="Administrator" w:date="2015-11-26T16:48:00Z">
        <w:r w:rsidR="00167946">
          <w:rPr>
            <w:rFonts w:hint="eastAsia"/>
            <w:color w:val="FFC000"/>
          </w:rPr>
          <w:t>，</w:t>
        </w:r>
      </w:ins>
      <w:ins w:id="1653" w:author="Administrator" w:date="2015-11-26T16:47:00Z">
        <w:r w:rsidR="00167946">
          <w:rPr>
            <w:rFonts w:hint="eastAsia"/>
            <w:color w:val="FFC000"/>
          </w:rPr>
          <w:t>具体结构如下：（图）</w:t>
        </w:r>
      </w:ins>
    </w:p>
    <w:p w:rsidR="00167946" w:rsidRDefault="00167946" w:rsidP="00E662D3"/>
    <w:p w:rsidR="0028572F" w:rsidRDefault="00507A4E" w:rsidP="00E662D3">
      <w:pPr>
        <w:rPr>
          <w:ins w:id="1654" w:author="Administrator" w:date="2015-11-26T16:38:00Z"/>
          <w:color w:val="FFC000"/>
        </w:rPr>
      </w:pPr>
      <w:r>
        <w:rPr>
          <w:rFonts w:hint="eastAsia"/>
        </w:rPr>
        <w:t>4.3.3</w:t>
      </w:r>
      <w:r>
        <w:t xml:space="preserve"> </w:t>
      </w:r>
      <w:r>
        <w:rPr>
          <w:rFonts w:hint="eastAsia"/>
        </w:rPr>
        <w:t>软件设计</w:t>
      </w:r>
      <w:r w:rsidR="00D01E75" w:rsidRPr="00D01E75">
        <w:rPr>
          <w:rFonts w:hint="eastAsia"/>
          <w:color w:val="FFC000"/>
        </w:rPr>
        <w:t>（黄填写）</w:t>
      </w:r>
    </w:p>
    <w:p w:rsidR="0081070F" w:rsidRDefault="0081070F" w:rsidP="00E662D3">
      <w:ins w:id="1655" w:author="Administrator" w:date="2015-11-26T16:38:00Z">
        <w:r>
          <w:rPr>
            <w:rFonts w:hint="eastAsia"/>
            <w:color w:val="FFC000"/>
          </w:rPr>
          <w:t>路由作为透明转发设备，转发</w:t>
        </w:r>
      </w:ins>
      <w:ins w:id="1656" w:author="Administrator" w:date="2015-11-26T16:39:00Z">
        <w:r>
          <w:rPr>
            <w:rFonts w:hint="eastAsia"/>
            <w:color w:val="FFC000"/>
          </w:rPr>
          <w:t>PAD</w:t>
        </w:r>
        <w:proofErr w:type="gramStart"/>
        <w:r>
          <w:rPr>
            <w:rFonts w:hint="eastAsia"/>
            <w:color w:val="FFC000"/>
          </w:rPr>
          <w:t>与蓝牙主机</w:t>
        </w:r>
        <w:proofErr w:type="gramEnd"/>
        <w:r>
          <w:rPr>
            <w:rFonts w:hint="eastAsia"/>
            <w:color w:val="FFC000"/>
          </w:rPr>
          <w:t>相互通信的信息</w:t>
        </w:r>
      </w:ins>
      <w:ins w:id="1657" w:author="Administrator" w:date="2015-11-26T16:40:00Z">
        <w:r>
          <w:rPr>
            <w:rFonts w:hint="eastAsia"/>
            <w:color w:val="FFC000"/>
          </w:rPr>
          <w:t>。</w:t>
        </w:r>
      </w:ins>
    </w:p>
    <w:p w:rsidR="005E5D73" w:rsidRDefault="005E5D73" w:rsidP="00E662D3">
      <w:r>
        <w:rPr>
          <w:rFonts w:hint="eastAsia"/>
        </w:rPr>
        <w:t>4.4</w:t>
      </w:r>
      <w:r>
        <w:t xml:space="preserve"> </w:t>
      </w:r>
      <w:r>
        <w:rPr>
          <w:rFonts w:hint="eastAsia"/>
        </w:rPr>
        <w:t>PAD</w:t>
      </w:r>
      <w:proofErr w:type="gramStart"/>
      <w:r>
        <w:rPr>
          <w:rFonts w:hint="eastAsia"/>
        </w:rPr>
        <w:t>安卓程序</w:t>
      </w:r>
      <w:proofErr w:type="gramEnd"/>
      <w:r>
        <w:rPr>
          <w:rFonts w:hint="eastAsia"/>
        </w:rPr>
        <w:t>开发</w:t>
      </w:r>
    </w:p>
    <w:p w:rsidR="0028572F" w:rsidRDefault="0028572F" w:rsidP="00E662D3">
      <w:r>
        <w:rPr>
          <w:rFonts w:hint="eastAsia"/>
        </w:rPr>
        <w:lastRenderedPageBreak/>
        <w:t>4.4.1</w:t>
      </w:r>
      <w:r>
        <w:t xml:space="preserve"> </w:t>
      </w:r>
      <w:r>
        <w:rPr>
          <w:rFonts w:hint="eastAsia"/>
        </w:rPr>
        <w:t>界面开发</w:t>
      </w:r>
    </w:p>
    <w:p w:rsidR="005E5D73" w:rsidRDefault="00286142" w:rsidP="00E662D3">
      <w:r>
        <w:rPr>
          <w:rFonts w:hint="eastAsia"/>
        </w:rPr>
        <w:t>Page1</w:t>
      </w:r>
      <w:r w:rsidR="00744301">
        <w:rPr>
          <w:rFonts w:hint="eastAsia"/>
        </w:rPr>
        <w:t>：</w:t>
      </w:r>
    </w:p>
    <w:p w:rsidR="00C140FB" w:rsidRDefault="00C140FB" w:rsidP="00E662D3">
      <w:r>
        <w:rPr>
          <w:rFonts w:hint="eastAsia"/>
        </w:rPr>
        <w:t>1) 口令输入：弹出</w:t>
      </w:r>
      <w:r w:rsidR="0017131E">
        <w:rPr>
          <w:rFonts w:hint="eastAsia"/>
        </w:rPr>
        <w:t>用户名和</w:t>
      </w:r>
      <w:r w:rsidR="00EC0D0D">
        <w:rPr>
          <w:rFonts w:hint="eastAsia"/>
        </w:rPr>
        <w:t>口令输入</w:t>
      </w:r>
      <w:r w:rsidR="0017131E">
        <w:rPr>
          <w:rFonts w:hint="eastAsia"/>
        </w:rPr>
        <w:t>，正确后进入；</w:t>
      </w:r>
    </w:p>
    <w:p w:rsidR="0072625B" w:rsidRDefault="00C140FB" w:rsidP="00E662D3">
      <w:r>
        <w:rPr>
          <w:rFonts w:hint="eastAsia"/>
        </w:rPr>
        <w:t>2)</w:t>
      </w:r>
      <w:r>
        <w:t xml:space="preserve"> </w:t>
      </w:r>
      <w:r w:rsidR="0072625B">
        <w:rPr>
          <w:rFonts w:hint="eastAsia"/>
        </w:rPr>
        <w:t>病区选择；</w:t>
      </w:r>
      <w:r w:rsidR="006432A6">
        <w:rPr>
          <w:rFonts w:hint="eastAsia"/>
        </w:rPr>
        <w:t>点击后弹出</w:t>
      </w:r>
      <w:r w:rsidR="00744301">
        <w:rPr>
          <w:rFonts w:hint="eastAsia"/>
        </w:rPr>
        <w:t>病区的病房分布图；</w:t>
      </w:r>
    </w:p>
    <w:p w:rsidR="00C140FB" w:rsidRDefault="00C140FB" w:rsidP="00C140FB">
      <w:r>
        <w:object w:dxaOrig="12708" w:dyaOrig="4609">
          <v:shape id="_x0000_i1028" type="#_x0000_t75" style="width:414.9pt;height:150.95pt" o:ole="">
            <v:imagedata r:id="rId15" o:title=""/>
          </v:shape>
          <o:OLEObject Type="Embed" ProgID="Visio.Drawing.15" ShapeID="_x0000_i1028" DrawAspect="Content" ObjectID="_1510496476" r:id="rId16"/>
        </w:object>
      </w:r>
    </w:p>
    <w:p w:rsidR="00C140FB" w:rsidRDefault="00C140FB" w:rsidP="00C140FB">
      <w:pPr>
        <w:jc w:val="center"/>
      </w:pPr>
      <w:r>
        <w:rPr>
          <w:rFonts w:hint="eastAsia"/>
        </w:rPr>
        <w:t>图</w:t>
      </w:r>
      <w:r>
        <w:t xml:space="preserve">4 </w:t>
      </w:r>
      <w:r>
        <w:rPr>
          <w:rFonts w:hint="eastAsia"/>
        </w:rPr>
        <w:t>主界面示意图</w:t>
      </w:r>
    </w:p>
    <w:p w:rsidR="00744301" w:rsidRDefault="00744301" w:rsidP="00E662D3">
      <w:r>
        <w:rPr>
          <w:rFonts w:hint="eastAsia"/>
        </w:rPr>
        <w:t>Page2：</w:t>
      </w:r>
    </w:p>
    <w:p w:rsidR="00744301" w:rsidRDefault="000C28B0" w:rsidP="00E662D3">
      <w:r>
        <w:rPr>
          <w:rFonts w:hint="eastAsia"/>
        </w:rPr>
        <w:t>病房选择；</w:t>
      </w:r>
      <w:r w:rsidR="00046A94">
        <w:rPr>
          <w:rFonts w:hint="eastAsia"/>
        </w:rPr>
        <w:t>点击后弹出病房形式的分布图；</w:t>
      </w:r>
    </w:p>
    <w:p w:rsidR="00251573" w:rsidRDefault="00251573" w:rsidP="00251573">
      <w:pPr>
        <w:jc w:val="center"/>
      </w:pPr>
      <w:r>
        <w:object w:dxaOrig="12708" w:dyaOrig="4609">
          <v:shape id="_x0000_i1029" type="#_x0000_t75" style="width:414.9pt;height:150.95pt" o:ole="">
            <v:imagedata r:id="rId17" o:title=""/>
          </v:shape>
          <o:OLEObject Type="Embed" ProgID="Visio.Drawing.15" ShapeID="_x0000_i1029" DrawAspect="Content" ObjectID="_1510496477" r:id="rId18"/>
        </w:object>
      </w:r>
    </w:p>
    <w:p w:rsidR="00251573" w:rsidRDefault="00251573" w:rsidP="00251573">
      <w:pPr>
        <w:jc w:val="center"/>
      </w:pPr>
      <w:r>
        <w:rPr>
          <w:rFonts w:hint="eastAsia"/>
        </w:rPr>
        <w:t>图5</w:t>
      </w:r>
      <w:r>
        <w:t xml:space="preserve"> </w:t>
      </w:r>
      <w:r>
        <w:rPr>
          <w:rFonts w:hint="eastAsia"/>
        </w:rPr>
        <w:t>病区</w:t>
      </w:r>
      <w:r w:rsidR="00765CF3">
        <w:rPr>
          <w:rFonts w:hint="eastAsia"/>
        </w:rPr>
        <w:t>界面</w:t>
      </w:r>
      <w:r>
        <w:rPr>
          <w:rFonts w:hint="eastAsia"/>
        </w:rPr>
        <w:t>示意图</w:t>
      </w:r>
    </w:p>
    <w:p w:rsidR="00046A94" w:rsidRDefault="00046A94" w:rsidP="00E662D3">
      <w:r>
        <w:rPr>
          <w:rFonts w:hint="eastAsia"/>
        </w:rPr>
        <w:t>Page3：</w:t>
      </w:r>
    </w:p>
    <w:p w:rsidR="00046A94" w:rsidRDefault="000C3D3A" w:rsidP="00E662D3">
      <w:r>
        <w:rPr>
          <w:rFonts w:hint="eastAsia"/>
        </w:rPr>
        <w:t>主</w:t>
      </w:r>
      <w:r w:rsidR="00B0665C">
        <w:rPr>
          <w:rFonts w:hint="eastAsia"/>
        </w:rPr>
        <w:t>界面功能：</w:t>
      </w:r>
    </w:p>
    <w:p w:rsidR="0024061C" w:rsidRDefault="0024061C" w:rsidP="00B0665C">
      <w:pPr>
        <w:pStyle w:val="a3"/>
        <w:numPr>
          <w:ilvl w:val="0"/>
          <w:numId w:val="5"/>
        </w:numPr>
        <w:ind w:firstLineChars="0"/>
      </w:pPr>
      <w:r>
        <w:rPr>
          <w:rFonts w:hint="eastAsia"/>
        </w:rPr>
        <w:t>初始化（开启</w:t>
      </w:r>
      <w:proofErr w:type="gramStart"/>
      <w:r>
        <w:rPr>
          <w:rFonts w:hint="eastAsia"/>
        </w:rPr>
        <w:t>后软件</w:t>
      </w:r>
      <w:proofErr w:type="gramEnd"/>
      <w:r>
        <w:rPr>
          <w:rFonts w:hint="eastAsia"/>
        </w:rPr>
        <w:t>自动进行初始化(自检)，当失败后，用户可以启动初始化进行再连接）；</w:t>
      </w:r>
    </w:p>
    <w:p w:rsidR="00B0665C" w:rsidRPr="00611068" w:rsidRDefault="00B0665C" w:rsidP="0024061C">
      <w:pPr>
        <w:pStyle w:val="a3"/>
        <w:numPr>
          <w:ilvl w:val="0"/>
          <w:numId w:val="5"/>
        </w:numPr>
        <w:ind w:firstLineChars="0"/>
        <w:rPr>
          <w:b/>
          <w:rPrChange w:id="1658" w:author="Administrator" w:date="2015-11-26T18:32:00Z">
            <w:rPr/>
          </w:rPrChange>
        </w:rPr>
      </w:pPr>
      <w:r w:rsidRPr="00611068">
        <w:rPr>
          <w:rFonts w:hint="eastAsia"/>
          <w:b/>
          <w:rPrChange w:id="1659" w:author="Administrator" w:date="2015-11-26T18:32:00Z">
            <w:rPr>
              <w:rFonts w:hint="eastAsia"/>
            </w:rPr>
          </w:rPrChange>
        </w:rPr>
        <w:lastRenderedPageBreak/>
        <w:t>添加新用户</w:t>
      </w:r>
      <w:r w:rsidR="0017302E" w:rsidRPr="00611068">
        <w:rPr>
          <w:rFonts w:hint="eastAsia"/>
          <w:b/>
          <w:rPrChange w:id="1660" w:author="Administrator" w:date="2015-11-26T18:32:00Z">
            <w:rPr>
              <w:rFonts w:hint="eastAsia"/>
            </w:rPr>
          </w:rPrChange>
        </w:rPr>
        <w:t>（</w:t>
      </w:r>
      <w:r w:rsidR="0024061C" w:rsidRPr="00611068">
        <w:rPr>
          <w:rFonts w:hint="eastAsia"/>
          <w:b/>
          <w:rPrChange w:id="1661" w:author="Administrator" w:date="2015-11-26T18:32:00Z">
            <w:rPr>
              <w:rFonts w:hint="eastAsia"/>
            </w:rPr>
          </w:rPrChange>
        </w:rPr>
        <w:t>用</w:t>
      </w:r>
      <w:r w:rsidR="0017302E" w:rsidRPr="00611068">
        <w:rPr>
          <w:rFonts w:hint="eastAsia"/>
          <w:b/>
          <w:rPrChange w:id="1662" w:author="Administrator" w:date="2015-11-26T18:32:00Z">
            <w:rPr>
              <w:rFonts w:hint="eastAsia"/>
            </w:rPr>
          </w:rPrChange>
        </w:rPr>
        <w:t>于未绑定的用户）</w:t>
      </w:r>
      <w:r w:rsidRPr="00611068">
        <w:rPr>
          <w:rFonts w:hint="eastAsia"/>
          <w:b/>
          <w:rPrChange w:id="1663" w:author="Administrator" w:date="2015-11-26T18:32:00Z">
            <w:rPr>
              <w:rFonts w:hint="eastAsia"/>
            </w:rPr>
          </w:rPrChange>
        </w:rPr>
        <w:t>；</w:t>
      </w:r>
    </w:p>
    <w:p w:rsidR="000D1B76" w:rsidRDefault="000C3D3A" w:rsidP="00512F0C">
      <w:pPr>
        <w:pStyle w:val="a3"/>
        <w:numPr>
          <w:ilvl w:val="0"/>
          <w:numId w:val="5"/>
        </w:numPr>
        <w:ind w:firstLineChars="0"/>
      </w:pPr>
      <w:r>
        <w:rPr>
          <w:rFonts w:hint="eastAsia"/>
        </w:rPr>
        <w:t>故障显示</w:t>
      </w:r>
      <w:r w:rsidR="005B3928">
        <w:rPr>
          <w:rFonts w:hint="eastAsia"/>
        </w:rPr>
        <w:t>（路由器</w:t>
      </w:r>
      <w:r w:rsidR="00381791">
        <w:rPr>
          <w:rFonts w:hint="eastAsia"/>
        </w:rPr>
        <w:t>故障显示，用户可以重启路由器</w:t>
      </w:r>
      <w:r w:rsidR="005B3928">
        <w:rPr>
          <w:rFonts w:hint="eastAsia"/>
        </w:rPr>
        <w:t>）</w:t>
      </w:r>
      <w:r>
        <w:rPr>
          <w:rFonts w:hint="eastAsia"/>
        </w:rPr>
        <w:t>；</w:t>
      </w:r>
    </w:p>
    <w:p w:rsidR="00512F0C" w:rsidRDefault="00512F0C" w:rsidP="00512F0C">
      <w:pPr>
        <w:jc w:val="center"/>
      </w:pPr>
    </w:p>
    <w:p w:rsidR="000D58D3" w:rsidRDefault="000D58D3" w:rsidP="000D58D3">
      <w:r>
        <w:rPr>
          <w:rFonts w:hint="eastAsia"/>
        </w:rPr>
        <w:t>病床子界面：</w:t>
      </w:r>
    </w:p>
    <w:p w:rsidR="000D58D3" w:rsidRDefault="000D58D3" w:rsidP="000D58D3">
      <w:pPr>
        <w:pStyle w:val="a3"/>
        <w:numPr>
          <w:ilvl w:val="0"/>
          <w:numId w:val="6"/>
        </w:numPr>
        <w:ind w:firstLineChars="0"/>
      </w:pPr>
      <w:r>
        <w:rPr>
          <w:rFonts w:hint="eastAsia"/>
        </w:rPr>
        <w:t>连接显示</w:t>
      </w:r>
      <w:r w:rsidR="001C40B7">
        <w:rPr>
          <w:rFonts w:hint="eastAsia"/>
        </w:rPr>
        <w:t>（表明是否已和采集</w:t>
      </w:r>
      <w:proofErr w:type="gramStart"/>
      <w:r w:rsidR="001C40B7">
        <w:rPr>
          <w:rFonts w:hint="eastAsia"/>
        </w:rPr>
        <w:t>贴建立</w:t>
      </w:r>
      <w:proofErr w:type="gramEnd"/>
      <w:r w:rsidR="001C40B7">
        <w:rPr>
          <w:rFonts w:hint="eastAsia"/>
        </w:rPr>
        <w:t>了连接）</w:t>
      </w:r>
      <w:r>
        <w:rPr>
          <w:rFonts w:hint="eastAsia"/>
        </w:rPr>
        <w:t>；</w:t>
      </w:r>
    </w:p>
    <w:p w:rsidR="000D58D3" w:rsidRDefault="003C0EBF" w:rsidP="000D58D3">
      <w:pPr>
        <w:pStyle w:val="a3"/>
        <w:numPr>
          <w:ilvl w:val="0"/>
          <w:numId w:val="6"/>
        </w:numPr>
        <w:ind w:firstLineChars="0"/>
      </w:pPr>
      <w:r>
        <w:rPr>
          <w:rFonts w:hint="eastAsia"/>
        </w:rPr>
        <w:t>已绑定的</w:t>
      </w:r>
      <w:r w:rsidRPr="00921428">
        <w:rPr>
          <w:rFonts w:hint="eastAsia"/>
          <w:color w:val="FF0000"/>
          <w:rPrChange w:id="1664" w:author="Administrator" w:date="2015-11-26T17:55:00Z">
            <w:rPr>
              <w:rFonts w:hint="eastAsia"/>
            </w:rPr>
          </w:rPrChange>
        </w:rPr>
        <w:t>采集贴</w:t>
      </w:r>
      <w:r w:rsidR="000D58D3" w:rsidRPr="00921428">
        <w:rPr>
          <w:rFonts w:hint="eastAsia"/>
          <w:color w:val="FF0000"/>
          <w:rPrChange w:id="1665" w:author="Administrator" w:date="2015-11-26T17:55:00Z">
            <w:rPr>
              <w:rFonts w:hint="eastAsia"/>
            </w:rPr>
          </w:rPrChange>
        </w:rPr>
        <w:t>序列码</w:t>
      </w:r>
      <w:r w:rsidR="009A7505" w:rsidRPr="00921428">
        <w:rPr>
          <w:rFonts w:hint="eastAsia"/>
          <w:color w:val="FF0000"/>
          <w:rPrChange w:id="1666" w:author="Administrator" w:date="2015-11-26T17:55:00Z">
            <w:rPr>
              <w:rFonts w:hint="eastAsia"/>
            </w:rPr>
          </w:rPrChange>
        </w:rPr>
        <w:t>（与当前的病床绑定的采集贴的序列码）</w:t>
      </w:r>
      <w:r w:rsidR="000D58D3" w:rsidRPr="00921428">
        <w:rPr>
          <w:rFonts w:hint="eastAsia"/>
          <w:color w:val="FF0000"/>
          <w:rPrChange w:id="1667" w:author="Administrator" w:date="2015-11-26T17:55:00Z">
            <w:rPr>
              <w:rFonts w:hint="eastAsia"/>
            </w:rPr>
          </w:rPrChange>
        </w:rPr>
        <w:t>；</w:t>
      </w:r>
    </w:p>
    <w:p w:rsidR="000D58D3" w:rsidRDefault="006D75B7" w:rsidP="000D58D3">
      <w:pPr>
        <w:pStyle w:val="a3"/>
        <w:numPr>
          <w:ilvl w:val="0"/>
          <w:numId w:val="6"/>
        </w:numPr>
        <w:ind w:firstLineChars="0"/>
      </w:pPr>
      <w:r>
        <w:rPr>
          <w:rFonts w:hint="eastAsia"/>
        </w:rPr>
        <w:t>电量</w:t>
      </w:r>
      <w:r w:rsidR="002152E0">
        <w:rPr>
          <w:rFonts w:hint="eastAsia"/>
        </w:rPr>
        <w:t>（电量显示需要表明还剩下多少小时）</w:t>
      </w:r>
      <w:r>
        <w:rPr>
          <w:rFonts w:hint="eastAsia"/>
        </w:rPr>
        <w:t>；</w:t>
      </w:r>
    </w:p>
    <w:p w:rsidR="006D75B7" w:rsidRDefault="002152E0" w:rsidP="000D58D3">
      <w:pPr>
        <w:pStyle w:val="a3"/>
        <w:numPr>
          <w:ilvl w:val="0"/>
          <w:numId w:val="6"/>
        </w:numPr>
        <w:ind w:firstLineChars="0"/>
      </w:pPr>
      <w:r w:rsidRPr="00921428">
        <w:rPr>
          <w:rFonts w:hint="eastAsia"/>
          <w:color w:val="FF0000"/>
          <w:rPrChange w:id="1668" w:author="Administrator" w:date="2015-11-26T17:55:00Z">
            <w:rPr>
              <w:rFonts w:hint="eastAsia"/>
            </w:rPr>
          </w:rPrChange>
        </w:rPr>
        <w:t>体征参数（当前的脉搏，在建立连接后显示，否则为</w:t>
      </w:r>
      <w:r w:rsidRPr="00921428">
        <w:rPr>
          <w:color w:val="FF0000"/>
          <w:rPrChange w:id="1669" w:author="Administrator" w:date="2015-11-26T17:55:00Z">
            <w:rPr/>
          </w:rPrChange>
        </w:rPr>
        <w:t>0）</w:t>
      </w:r>
      <w:r w:rsidR="006D75B7" w:rsidRPr="00921428">
        <w:rPr>
          <w:rFonts w:hint="eastAsia"/>
          <w:color w:val="FF0000"/>
          <w:rPrChange w:id="1670" w:author="Administrator" w:date="2015-11-26T17:55:00Z">
            <w:rPr>
              <w:rFonts w:hint="eastAsia"/>
            </w:rPr>
          </w:rPrChange>
        </w:rPr>
        <w:t>；</w:t>
      </w:r>
    </w:p>
    <w:p w:rsidR="006D75B7" w:rsidRDefault="006D75B7" w:rsidP="000D58D3">
      <w:pPr>
        <w:pStyle w:val="a3"/>
        <w:numPr>
          <w:ilvl w:val="0"/>
          <w:numId w:val="6"/>
        </w:numPr>
        <w:ind w:firstLineChars="0"/>
      </w:pPr>
      <w:r>
        <w:rPr>
          <w:rFonts w:hint="eastAsia"/>
        </w:rPr>
        <w:t>报警指示</w:t>
      </w:r>
      <w:r w:rsidR="00D95F2F">
        <w:rPr>
          <w:rFonts w:hint="eastAsia"/>
        </w:rPr>
        <w:t>（对当前脉搏的分析后显示是否正常）</w:t>
      </w:r>
      <w:r w:rsidR="005B3928">
        <w:rPr>
          <w:rFonts w:hint="eastAsia"/>
        </w:rPr>
        <w:t>；</w:t>
      </w:r>
    </w:p>
    <w:p w:rsidR="005B3928" w:rsidRDefault="005B3928" w:rsidP="000D58D3">
      <w:pPr>
        <w:pStyle w:val="a3"/>
        <w:numPr>
          <w:ilvl w:val="0"/>
          <w:numId w:val="6"/>
        </w:numPr>
        <w:ind w:firstLineChars="0"/>
      </w:pPr>
      <w:r>
        <w:rPr>
          <w:rFonts w:hint="eastAsia"/>
        </w:rPr>
        <w:t>故障显示（采集贴）；</w:t>
      </w:r>
    </w:p>
    <w:p w:rsidR="00765CF3" w:rsidRDefault="00765CF3" w:rsidP="00765CF3">
      <w:pPr>
        <w:jc w:val="center"/>
      </w:pPr>
      <w:r>
        <w:object w:dxaOrig="8604" w:dyaOrig="7296">
          <v:shape id="_x0000_i1030" type="#_x0000_t75" style="width:415.55pt;height:352.4pt" o:ole="">
            <v:imagedata r:id="rId19" o:title=""/>
          </v:shape>
          <o:OLEObject Type="Embed" ProgID="Visio.Drawing.15" ShapeID="_x0000_i1030" DrawAspect="Content" ObjectID="_1510496478" r:id="rId20"/>
        </w:object>
      </w:r>
    </w:p>
    <w:p w:rsidR="00765CF3" w:rsidRDefault="00765CF3" w:rsidP="00765CF3">
      <w:pPr>
        <w:jc w:val="center"/>
      </w:pPr>
      <w:r>
        <w:rPr>
          <w:rFonts w:hint="eastAsia"/>
        </w:rPr>
        <w:lastRenderedPageBreak/>
        <w:t>图6</w:t>
      </w:r>
      <w:r>
        <w:t xml:space="preserve"> </w:t>
      </w:r>
      <w:r>
        <w:rPr>
          <w:rFonts w:hint="eastAsia"/>
        </w:rPr>
        <w:t>病房界面示意图</w:t>
      </w:r>
    </w:p>
    <w:p w:rsidR="00FC31A9" w:rsidRDefault="00FC31A9" w:rsidP="00FC31A9">
      <w:r>
        <w:rPr>
          <w:rFonts w:hint="eastAsia"/>
        </w:rPr>
        <w:t>4.4.2</w:t>
      </w:r>
      <w:r>
        <w:t xml:space="preserve"> </w:t>
      </w:r>
      <w:r>
        <w:rPr>
          <w:rFonts w:hint="eastAsia"/>
        </w:rPr>
        <w:t>管理制度</w:t>
      </w:r>
    </w:p>
    <w:p w:rsidR="00FC31A9" w:rsidRDefault="00FC31A9" w:rsidP="00FC31A9">
      <w:r>
        <w:tab/>
      </w:r>
      <w:r>
        <w:rPr>
          <w:rFonts w:hint="eastAsia"/>
        </w:rPr>
        <w:t>从医院-病区-病房采取</w:t>
      </w:r>
      <w:r w:rsidR="00037167">
        <w:rPr>
          <w:rFonts w:hint="eastAsia"/>
        </w:rPr>
        <w:t>地址管理模式，</w:t>
      </w:r>
      <w:r w:rsidR="00A65E9C">
        <w:rPr>
          <w:rFonts w:hint="eastAsia"/>
        </w:rPr>
        <w:t>地址的形式和MAC地址一致，</w:t>
      </w:r>
      <w:r w:rsidR="00765CF3">
        <w:rPr>
          <w:rFonts w:hint="eastAsia"/>
        </w:rPr>
        <w:t>每一间病房</w:t>
      </w:r>
      <w:r w:rsidR="00251573">
        <w:rPr>
          <w:rFonts w:hint="eastAsia"/>
        </w:rPr>
        <w:t>都只有唯</w:t>
      </w:r>
      <w:r w:rsidR="00765CF3">
        <w:rPr>
          <w:rFonts w:hint="eastAsia"/>
        </w:rPr>
        <w:t>一的MAC地址，存储于路由器和系统软件中</w:t>
      </w:r>
      <w:r w:rsidR="00C112D7">
        <w:rPr>
          <w:rFonts w:hint="eastAsia"/>
        </w:rPr>
        <w:t>。</w:t>
      </w:r>
      <w:r w:rsidR="00302616">
        <w:rPr>
          <w:rFonts w:hint="eastAsia"/>
        </w:rPr>
        <w:t>医院的系统软件之间是相互独立的</w:t>
      </w:r>
      <w:r w:rsidR="00837283">
        <w:rPr>
          <w:rFonts w:hint="eastAsia"/>
        </w:rPr>
        <w:t>。</w:t>
      </w:r>
    </w:p>
    <w:p w:rsidR="00BA526C" w:rsidRPr="00302616" w:rsidRDefault="00BA526C" w:rsidP="00FC31A9"/>
    <w:p w:rsidR="00BC193B" w:rsidRDefault="00FC31A9" w:rsidP="00E662D3">
      <w:pPr>
        <w:rPr>
          <w:color w:val="FFC000"/>
        </w:rPr>
      </w:pPr>
      <w:r>
        <w:rPr>
          <w:rFonts w:hint="eastAsia"/>
        </w:rPr>
        <w:t>4.4.3</w:t>
      </w:r>
      <w:r w:rsidR="0028572F">
        <w:t xml:space="preserve"> </w:t>
      </w:r>
      <w:r w:rsidR="00BB431C">
        <w:rPr>
          <w:rFonts w:hint="eastAsia"/>
        </w:rPr>
        <w:t>WIFI通信</w:t>
      </w:r>
      <w:ins w:id="1671" w:author="Administrator" w:date="2015-11-26T15:54:00Z">
        <w:r w:rsidR="00AA2DED">
          <w:rPr>
            <w:rFonts w:hint="eastAsia"/>
          </w:rPr>
          <w:t>应用层</w:t>
        </w:r>
      </w:ins>
      <w:r w:rsidR="00BB431C">
        <w:rPr>
          <w:rFonts w:hint="eastAsia"/>
        </w:rPr>
        <w:t>协议（V0.1）</w:t>
      </w:r>
      <w:r w:rsidR="00524595" w:rsidRPr="00D01E75">
        <w:rPr>
          <w:rFonts w:hint="eastAsia"/>
          <w:color w:val="FFC000"/>
        </w:rPr>
        <w:t>（黄填写）</w:t>
      </w:r>
    </w:p>
    <w:p w:rsidR="001F0DF1" w:rsidRDefault="001F0DF1" w:rsidP="001F0DF1">
      <w:pPr>
        <w:jc w:val="left"/>
        <w:rPr>
          <w:ins w:id="1672" w:author="Administrator" w:date="2015-11-26T17:24:00Z"/>
        </w:rPr>
      </w:pPr>
      <w:ins w:id="1673" w:author="Administrator" w:date="2015-11-26T17:23:00Z">
        <w:r>
          <w:rPr>
            <w:rFonts w:hint="eastAsia"/>
          </w:rPr>
          <w:t>见</w:t>
        </w:r>
      </w:ins>
      <w:ins w:id="1674" w:author="Administrator" w:date="2015-11-26T17:24:00Z">
        <w:r>
          <w:rPr>
            <w:rFonts w:hint="eastAsia"/>
          </w:rPr>
          <w:t>4.2.3</w:t>
        </w:r>
        <w:r>
          <w:t xml:space="preserve"> </w:t>
        </w:r>
        <w:r>
          <w:rPr>
            <w:rFonts w:hint="eastAsia"/>
          </w:rPr>
          <w:t>数据包格式及定义</w:t>
        </w:r>
      </w:ins>
    </w:p>
    <w:p w:rsidR="00AE4FE8" w:rsidRDefault="00AE4FE8" w:rsidP="00E662D3"/>
    <w:p w:rsidR="00E87661" w:rsidRPr="00AE4FE8" w:rsidRDefault="007102A8" w:rsidP="0054570B">
      <w:pPr>
        <w:pStyle w:val="a3"/>
        <w:numPr>
          <w:ilvl w:val="0"/>
          <w:numId w:val="1"/>
        </w:numPr>
        <w:ind w:firstLineChars="0"/>
        <w:rPr>
          <w:sz w:val="28"/>
          <w:szCs w:val="28"/>
        </w:rPr>
      </w:pPr>
      <w:r w:rsidRPr="00AE4FE8">
        <w:rPr>
          <w:rFonts w:hint="eastAsia"/>
          <w:sz w:val="28"/>
          <w:szCs w:val="28"/>
        </w:rPr>
        <w:t>项目实施线路图</w:t>
      </w:r>
    </w:p>
    <w:tbl>
      <w:tblPr>
        <w:tblStyle w:val="a7"/>
        <w:tblW w:w="0" w:type="auto"/>
        <w:tblLook w:val="04A0" w:firstRow="1" w:lastRow="0" w:firstColumn="1" w:lastColumn="0" w:noHBand="0" w:noVBand="1"/>
      </w:tblPr>
      <w:tblGrid>
        <w:gridCol w:w="2792"/>
        <w:gridCol w:w="2865"/>
        <w:gridCol w:w="2865"/>
      </w:tblGrid>
      <w:tr w:rsidR="00353B5E" w:rsidTr="00353B5E">
        <w:tc>
          <w:tcPr>
            <w:tcW w:w="2792" w:type="dxa"/>
          </w:tcPr>
          <w:p w:rsidR="00353B5E" w:rsidRDefault="00353B5E" w:rsidP="00AA28A2">
            <w:pPr>
              <w:jc w:val="center"/>
            </w:pPr>
          </w:p>
        </w:tc>
        <w:tc>
          <w:tcPr>
            <w:tcW w:w="2865" w:type="dxa"/>
          </w:tcPr>
          <w:p w:rsidR="00353B5E" w:rsidRDefault="00353B5E" w:rsidP="00AA28A2">
            <w:pPr>
              <w:jc w:val="center"/>
            </w:pPr>
            <w:r>
              <w:rPr>
                <w:rFonts w:hint="eastAsia"/>
              </w:rPr>
              <w:t>第一代采集贴</w:t>
            </w:r>
          </w:p>
        </w:tc>
        <w:tc>
          <w:tcPr>
            <w:tcW w:w="2865" w:type="dxa"/>
          </w:tcPr>
          <w:p w:rsidR="00353B5E" w:rsidRDefault="00353B5E" w:rsidP="00AA28A2">
            <w:pPr>
              <w:jc w:val="center"/>
            </w:pPr>
            <w:r>
              <w:rPr>
                <w:rFonts w:hint="eastAsia"/>
              </w:rPr>
              <w:t>第二代采集贴</w:t>
            </w:r>
          </w:p>
        </w:tc>
      </w:tr>
      <w:tr w:rsidR="00353B5E" w:rsidTr="00353B5E">
        <w:tc>
          <w:tcPr>
            <w:tcW w:w="2792" w:type="dxa"/>
          </w:tcPr>
          <w:p w:rsidR="00353B5E" w:rsidRDefault="00353B5E" w:rsidP="00AA28A2">
            <w:pPr>
              <w:jc w:val="center"/>
            </w:pPr>
            <w:r>
              <w:rPr>
                <w:rFonts w:hint="eastAsia"/>
              </w:rPr>
              <w:t>供电方式</w:t>
            </w:r>
          </w:p>
        </w:tc>
        <w:tc>
          <w:tcPr>
            <w:tcW w:w="2865" w:type="dxa"/>
          </w:tcPr>
          <w:p w:rsidR="00353B5E" w:rsidRDefault="00353B5E" w:rsidP="00AA28A2">
            <w:pPr>
              <w:jc w:val="center"/>
            </w:pPr>
            <w:r>
              <w:rPr>
                <w:rFonts w:hint="eastAsia"/>
              </w:rPr>
              <w:t>可充电</w:t>
            </w:r>
          </w:p>
        </w:tc>
        <w:tc>
          <w:tcPr>
            <w:tcW w:w="2865" w:type="dxa"/>
          </w:tcPr>
          <w:p w:rsidR="00353B5E" w:rsidRDefault="00353B5E" w:rsidP="00AA28A2">
            <w:pPr>
              <w:jc w:val="center"/>
            </w:pPr>
            <w:r>
              <w:rPr>
                <w:rFonts w:hint="eastAsia"/>
              </w:rPr>
              <w:t>不可充电</w:t>
            </w:r>
          </w:p>
        </w:tc>
      </w:tr>
      <w:tr w:rsidR="00353B5E" w:rsidTr="00353B5E">
        <w:tc>
          <w:tcPr>
            <w:tcW w:w="2792" w:type="dxa"/>
          </w:tcPr>
          <w:p w:rsidR="00353B5E" w:rsidRDefault="00AD7335" w:rsidP="00AA28A2">
            <w:pPr>
              <w:jc w:val="center"/>
            </w:pPr>
            <w:r>
              <w:rPr>
                <w:rFonts w:hint="eastAsia"/>
              </w:rPr>
              <w:t>电极</w:t>
            </w:r>
          </w:p>
        </w:tc>
        <w:tc>
          <w:tcPr>
            <w:tcW w:w="2865" w:type="dxa"/>
          </w:tcPr>
          <w:p w:rsidR="00353B5E" w:rsidRDefault="00AD7335" w:rsidP="00AA28A2">
            <w:pPr>
              <w:jc w:val="center"/>
            </w:pPr>
            <w:r>
              <w:rPr>
                <w:rFonts w:hint="eastAsia"/>
              </w:rPr>
              <w:t>可替换</w:t>
            </w:r>
          </w:p>
        </w:tc>
        <w:tc>
          <w:tcPr>
            <w:tcW w:w="2865" w:type="dxa"/>
          </w:tcPr>
          <w:p w:rsidR="00353B5E" w:rsidRDefault="00AD7335" w:rsidP="00AA28A2">
            <w:pPr>
              <w:jc w:val="center"/>
            </w:pPr>
            <w:r>
              <w:rPr>
                <w:rFonts w:hint="eastAsia"/>
              </w:rPr>
              <w:t>不可替换</w:t>
            </w:r>
          </w:p>
        </w:tc>
      </w:tr>
      <w:tr w:rsidR="00AD7335" w:rsidTr="00353B5E">
        <w:tc>
          <w:tcPr>
            <w:tcW w:w="2792" w:type="dxa"/>
          </w:tcPr>
          <w:p w:rsidR="00AD7335" w:rsidRDefault="003D7EAA" w:rsidP="00AA28A2">
            <w:pPr>
              <w:jc w:val="center"/>
            </w:pPr>
            <w:r>
              <w:rPr>
                <w:rFonts w:hint="eastAsia"/>
              </w:rPr>
              <w:t>传输内容</w:t>
            </w:r>
          </w:p>
        </w:tc>
        <w:tc>
          <w:tcPr>
            <w:tcW w:w="2865" w:type="dxa"/>
          </w:tcPr>
          <w:p w:rsidR="00AD7335" w:rsidRDefault="00AD7335" w:rsidP="00AA28A2">
            <w:pPr>
              <w:jc w:val="center"/>
            </w:pPr>
            <w:r>
              <w:rPr>
                <w:rFonts w:hint="eastAsia"/>
              </w:rPr>
              <w:t>可以实时传输心电</w:t>
            </w:r>
          </w:p>
        </w:tc>
        <w:tc>
          <w:tcPr>
            <w:tcW w:w="2865" w:type="dxa"/>
          </w:tcPr>
          <w:p w:rsidR="00AD7335" w:rsidRDefault="00AD7335" w:rsidP="00AA28A2">
            <w:pPr>
              <w:jc w:val="center"/>
            </w:pPr>
            <w:r>
              <w:rPr>
                <w:rFonts w:hint="eastAsia"/>
              </w:rPr>
              <w:t>实时传递特征参数</w:t>
            </w:r>
          </w:p>
        </w:tc>
      </w:tr>
      <w:tr w:rsidR="003D7EAA" w:rsidTr="00353B5E">
        <w:tc>
          <w:tcPr>
            <w:tcW w:w="2792" w:type="dxa"/>
          </w:tcPr>
          <w:p w:rsidR="003D7EAA" w:rsidRDefault="003D7EAA" w:rsidP="00AA28A2">
            <w:pPr>
              <w:jc w:val="center"/>
            </w:pPr>
            <w:r>
              <w:rPr>
                <w:rFonts w:hint="eastAsia"/>
              </w:rPr>
              <w:t>工作时间</w:t>
            </w:r>
          </w:p>
        </w:tc>
        <w:tc>
          <w:tcPr>
            <w:tcW w:w="2865" w:type="dxa"/>
          </w:tcPr>
          <w:p w:rsidR="003D7EAA" w:rsidRDefault="003D7EAA" w:rsidP="00AA28A2">
            <w:pPr>
              <w:jc w:val="center"/>
            </w:pPr>
            <w:r>
              <w:rPr>
                <w:rFonts w:hint="eastAsia"/>
              </w:rPr>
              <w:t>12小时</w:t>
            </w:r>
          </w:p>
        </w:tc>
        <w:tc>
          <w:tcPr>
            <w:tcW w:w="2865" w:type="dxa"/>
          </w:tcPr>
          <w:p w:rsidR="003D7EAA" w:rsidRDefault="003D7EAA" w:rsidP="00AA28A2">
            <w:pPr>
              <w:jc w:val="center"/>
            </w:pPr>
            <w:r w:rsidRPr="001F0DF1">
              <w:rPr>
                <w:color w:val="FF0000"/>
                <w:rPrChange w:id="1675" w:author="Administrator" w:date="2015-11-26T17:24:00Z">
                  <w:rPr/>
                </w:rPrChange>
              </w:rPr>
              <w:t>24小时</w:t>
            </w:r>
          </w:p>
        </w:tc>
      </w:tr>
    </w:tbl>
    <w:p w:rsidR="00AA28A2" w:rsidRDefault="00AA28A2" w:rsidP="00AA28A2"/>
    <w:sectPr w:rsidR="00AA2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0C9" w:rsidRDefault="008430C9" w:rsidP="001B182A">
      <w:r>
        <w:separator/>
      </w:r>
    </w:p>
  </w:endnote>
  <w:endnote w:type="continuationSeparator" w:id="0">
    <w:p w:rsidR="008430C9" w:rsidRDefault="008430C9" w:rsidP="001B1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0C9" w:rsidRDefault="008430C9" w:rsidP="001B182A">
      <w:r>
        <w:separator/>
      </w:r>
    </w:p>
  </w:footnote>
  <w:footnote w:type="continuationSeparator" w:id="0">
    <w:p w:rsidR="008430C9" w:rsidRDefault="008430C9" w:rsidP="001B18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C2AE5"/>
    <w:multiLevelType w:val="hybridMultilevel"/>
    <w:tmpl w:val="5BDA2EC4"/>
    <w:lvl w:ilvl="0" w:tplc="956CC426">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AF35F52"/>
    <w:multiLevelType w:val="hybridMultilevel"/>
    <w:tmpl w:val="6B287CEC"/>
    <w:lvl w:ilvl="0" w:tplc="F40E6E44">
      <w:start w:val="1"/>
      <w:numFmt w:val="japaneseCounting"/>
      <w:lvlText w:val="%1．"/>
      <w:lvlJc w:val="left"/>
      <w:pPr>
        <w:ind w:left="432" w:hanging="432"/>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387CC7"/>
    <w:multiLevelType w:val="hybridMultilevel"/>
    <w:tmpl w:val="755257E8"/>
    <w:lvl w:ilvl="0" w:tplc="EB42FD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F20132D"/>
    <w:multiLevelType w:val="hybridMultilevel"/>
    <w:tmpl w:val="A6824984"/>
    <w:lvl w:ilvl="0" w:tplc="A45E547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CB211A3"/>
    <w:multiLevelType w:val="hybridMultilevel"/>
    <w:tmpl w:val="4CAA884C"/>
    <w:lvl w:ilvl="0" w:tplc="51E65D2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4FB359E3"/>
    <w:multiLevelType w:val="hybridMultilevel"/>
    <w:tmpl w:val="82046E28"/>
    <w:lvl w:ilvl="0" w:tplc="46A81672">
      <w:start w:val="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B05250F"/>
    <w:multiLevelType w:val="hybridMultilevel"/>
    <w:tmpl w:val="0C82282A"/>
    <w:lvl w:ilvl="0" w:tplc="5590DE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1CC659A"/>
    <w:multiLevelType w:val="hybridMultilevel"/>
    <w:tmpl w:val="7CE8511E"/>
    <w:lvl w:ilvl="0" w:tplc="17427F92">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
  </w:num>
  <w:num w:numId="2">
    <w:abstractNumId w:val="5"/>
  </w:num>
  <w:num w:numId="3">
    <w:abstractNumId w:val="7"/>
  </w:num>
  <w:num w:numId="4">
    <w:abstractNumId w:val="4"/>
  </w:num>
  <w:num w:numId="5">
    <w:abstractNumId w:val="0"/>
  </w:num>
  <w:num w:numId="6">
    <w:abstractNumId w:val="6"/>
  </w:num>
  <w:num w:numId="7">
    <w:abstractNumId w:val="2"/>
  </w:num>
  <w:num w:numId="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龚奇">
    <w15:presenceInfo w15:providerId="Windows Live" w15:userId="f6d5bd9e5af20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70B"/>
    <w:rsid w:val="00037167"/>
    <w:rsid w:val="000401EC"/>
    <w:rsid w:val="00046A94"/>
    <w:rsid w:val="0005220C"/>
    <w:rsid w:val="0006293B"/>
    <w:rsid w:val="000A644D"/>
    <w:rsid w:val="000C28B0"/>
    <w:rsid w:val="000C3D3A"/>
    <w:rsid w:val="000D1B76"/>
    <w:rsid w:val="000D58D3"/>
    <w:rsid w:val="00104F57"/>
    <w:rsid w:val="00121768"/>
    <w:rsid w:val="00144AF1"/>
    <w:rsid w:val="00146E30"/>
    <w:rsid w:val="00150198"/>
    <w:rsid w:val="00153410"/>
    <w:rsid w:val="0015508E"/>
    <w:rsid w:val="0015665E"/>
    <w:rsid w:val="00167946"/>
    <w:rsid w:val="00171258"/>
    <w:rsid w:val="0017131E"/>
    <w:rsid w:val="0017302E"/>
    <w:rsid w:val="00180854"/>
    <w:rsid w:val="001A44F4"/>
    <w:rsid w:val="001B182A"/>
    <w:rsid w:val="001B562F"/>
    <w:rsid w:val="001C40B7"/>
    <w:rsid w:val="001C4486"/>
    <w:rsid w:val="001D175B"/>
    <w:rsid w:val="001E2B6F"/>
    <w:rsid w:val="001E5BDA"/>
    <w:rsid w:val="001E7FF9"/>
    <w:rsid w:val="001F0DF1"/>
    <w:rsid w:val="001F3863"/>
    <w:rsid w:val="00206E9D"/>
    <w:rsid w:val="002152E0"/>
    <w:rsid w:val="00223820"/>
    <w:rsid w:val="0024061C"/>
    <w:rsid w:val="002463B3"/>
    <w:rsid w:val="00247FEB"/>
    <w:rsid w:val="00251573"/>
    <w:rsid w:val="00254C94"/>
    <w:rsid w:val="00266F28"/>
    <w:rsid w:val="002725C4"/>
    <w:rsid w:val="00274E79"/>
    <w:rsid w:val="002773EF"/>
    <w:rsid w:val="002824D1"/>
    <w:rsid w:val="0028388A"/>
    <w:rsid w:val="0028572F"/>
    <w:rsid w:val="00286142"/>
    <w:rsid w:val="002A2DED"/>
    <w:rsid w:val="002D1A0C"/>
    <w:rsid w:val="002D263E"/>
    <w:rsid w:val="002E646C"/>
    <w:rsid w:val="002F24ED"/>
    <w:rsid w:val="00300458"/>
    <w:rsid w:val="003008AE"/>
    <w:rsid w:val="00302616"/>
    <w:rsid w:val="003460D4"/>
    <w:rsid w:val="00352D0F"/>
    <w:rsid w:val="00353600"/>
    <w:rsid w:val="00353B5E"/>
    <w:rsid w:val="00366319"/>
    <w:rsid w:val="00381791"/>
    <w:rsid w:val="003A056E"/>
    <w:rsid w:val="003B3AB5"/>
    <w:rsid w:val="003B64D8"/>
    <w:rsid w:val="003B79B3"/>
    <w:rsid w:val="003C0EBF"/>
    <w:rsid w:val="003D7EAA"/>
    <w:rsid w:val="003E42D2"/>
    <w:rsid w:val="003E5D8B"/>
    <w:rsid w:val="003E7F19"/>
    <w:rsid w:val="003F6521"/>
    <w:rsid w:val="00403DC2"/>
    <w:rsid w:val="004127DC"/>
    <w:rsid w:val="004208F1"/>
    <w:rsid w:val="00423FD4"/>
    <w:rsid w:val="00437D2E"/>
    <w:rsid w:val="00446B00"/>
    <w:rsid w:val="004750E7"/>
    <w:rsid w:val="00481C7C"/>
    <w:rsid w:val="00485EF0"/>
    <w:rsid w:val="004A0197"/>
    <w:rsid w:val="004A12B7"/>
    <w:rsid w:val="004C29F1"/>
    <w:rsid w:val="004C4892"/>
    <w:rsid w:val="004C6792"/>
    <w:rsid w:val="004E0C76"/>
    <w:rsid w:val="004F673A"/>
    <w:rsid w:val="005010A7"/>
    <w:rsid w:val="005020EC"/>
    <w:rsid w:val="00502F62"/>
    <w:rsid w:val="00507A4E"/>
    <w:rsid w:val="00512F0C"/>
    <w:rsid w:val="00514A56"/>
    <w:rsid w:val="00524595"/>
    <w:rsid w:val="00524F92"/>
    <w:rsid w:val="00527940"/>
    <w:rsid w:val="0054570B"/>
    <w:rsid w:val="00546125"/>
    <w:rsid w:val="005A2E0E"/>
    <w:rsid w:val="005A46FE"/>
    <w:rsid w:val="005B3928"/>
    <w:rsid w:val="005B4A8D"/>
    <w:rsid w:val="005C46CD"/>
    <w:rsid w:val="005E5D73"/>
    <w:rsid w:val="005F541A"/>
    <w:rsid w:val="006010AA"/>
    <w:rsid w:val="00611068"/>
    <w:rsid w:val="00611B79"/>
    <w:rsid w:val="006357DD"/>
    <w:rsid w:val="00641CFC"/>
    <w:rsid w:val="006432A6"/>
    <w:rsid w:val="00645703"/>
    <w:rsid w:val="00661FB7"/>
    <w:rsid w:val="006660C4"/>
    <w:rsid w:val="00681BAE"/>
    <w:rsid w:val="00693385"/>
    <w:rsid w:val="006A18B4"/>
    <w:rsid w:val="006A34E0"/>
    <w:rsid w:val="006D75B7"/>
    <w:rsid w:val="006F7B23"/>
    <w:rsid w:val="007102A8"/>
    <w:rsid w:val="00722E46"/>
    <w:rsid w:val="0072625B"/>
    <w:rsid w:val="0072798A"/>
    <w:rsid w:val="007348EF"/>
    <w:rsid w:val="00735B3D"/>
    <w:rsid w:val="00744301"/>
    <w:rsid w:val="00765CF3"/>
    <w:rsid w:val="00765E93"/>
    <w:rsid w:val="00774EF5"/>
    <w:rsid w:val="0078641C"/>
    <w:rsid w:val="007B1658"/>
    <w:rsid w:val="007B2A05"/>
    <w:rsid w:val="007C00CC"/>
    <w:rsid w:val="007D068F"/>
    <w:rsid w:val="007D3284"/>
    <w:rsid w:val="007D6773"/>
    <w:rsid w:val="007F2954"/>
    <w:rsid w:val="007F6B5B"/>
    <w:rsid w:val="0081070F"/>
    <w:rsid w:val="00810B2E"/>
    <w:rsid w:val="00823D28"/>
    <w:rsid w:val="00827E47"/>
    <w:rsid w:val="00834963"/>
    <w:rsid w:val="00837283"/>
    <w:rsid w:val="008430C9"/>
    <w:rsid w:val="0085733A"/>
    <w:rsid w:val="00867381"/>
    <w:rsid w:val="00875000"/>
    <w:rsid w:val="00875913"/>
    <w:rsid w:val="00895FBB"/>
    <w:rsid w:val="008B0A5A"/>
    <w:rsid w:val="008B39EF"/>
    <w:rsid w:val="008B5938"/>
    <w:rsid w:val="008D7205"/>
    <w:rsid w:val="008F10F0"/>
    <w:rsid w:val="00912241"/>
    <w:rsid w:val="00921428"/>
    <w:rsid w:val="009528A7"/>
    <w:rsid w:val="00962F1C"/>
    <w:rsid w:val="00966A4E"/>
    <w:rsid w:val="00967D26"/>
    <w:rsid w:val="0097281A"/>
    <w:rsid w:val="0097581D"/>
    <w:rsid w:val="00980F53"/>
    <w:rsid w:val="00987C67"/>
    <w:rsid w:val="00996620"/>
    <w:rsid w:val="009A50F3"/>
    <w:rsid w:val="009A7505"/>
    <w:rsid w:val="009B7822"/>
    <w:rsid w:val="009C4E04"/>
    <w:rsid w:val="009C646B"/>
    <w:rsid w:val="009D21F6"/>
    <w:rsid w:val="009E6AB1"/>
    <w:rsid w:val="009F443B"/>
    <w:rsid w:val="009F4C5B"/>
    <w:rsid w:val="00A363FF"/>
    <w:rsid w:val="00A65E9C"/>
    <w:rsid w:val="00A86751"/>
    <w:rsid w:val="00AA28A2"/>
    <w:rsid w:val="00AA2DED"/>
    <w:rsid w:val="00AB6895"/>
    <w:rsid w:val="00AD7335"/>
    <w:rsid w:val="00AE0F3F"/>
    <w:rsid w:val="00AE30CD"/>
    <w:rsid w:val="00AE4A61"/>
    <w:rsid w:val="00AE4FE8"/>
    <w:rsid w:val="00AF2AD3"/>
    <w:rsid w:val="00B04F62"/>
    <w:rsid w:val="00B0665C"/>
    <w:rsid w:val="00B1591D"/>
    <w:rsid w:val="00B16127"/>
    <w:rsid w:val="00B236E4"/>
    <w:rsid w:val="00B27A16"/>
    <w:rsid w:val="00B318DA"/>
    <w:rsid w:val="00B31912"/>
    <w:rsid w:val="00B3407F"/>
    <w:rsid w:val="00B3526C"/>
    <w:rsid w:val="00B36DCC"/>
    <w:rsid w:val="00B5358E"/>
    <w:rsid w:val="00B71511"/>
    <w:rsid w:val="00B71BC8"/>
    <w:rsid w:val="00B7452A"/>
    <w:rsid w:val="00B768ED"/>
    <w:rsid w:val="00B7755D"/>
    <w:rsid w:val="00B873C0"/>
    <w:rsid w:val="00B92183"/>
    <w:rsid w:val="00B94E12"/>
    <w:rsid w:val="00BA526C"/>
    <w:rsid w:val="00BA705A"/>
    <w:rsid w:val="00BB14B6"/>
    <w:rsid w:val="00BB1699"/>
    <w:rsid w:val="00BB431C"/>
    <w:rsid w:val="00BB6897"/>
    <w:rsid w:val="00BC193B"/>
    <w:rsid w:val="00BE26E8"/>
    <w:rsid w:val="00BE4FB5"/>
    <w:rsid w:val="00BE549A"/>
    <w:rsid w:val="00BF5569"/>
    <w:rsid w:val="00C112D7"/>
    <w:rsid w:val="00C140FB"/>
    <w:rsid w:val="00C14B86"/>
    <w:rsid w:val="00C15D98"/>
    <w:rsid w:val="00C4102A"/>
    <w:rsid w:val="00C42835"/>
    <w:rsid w:val="00C52CE9"/>
    <w:rsid w:val="00C52D8B"/>
    <w:rsid w:val="00C613F7"/>
    <w:rsid w:val="00C640FD"/>
    <w:rsid w:val="00C712BC"/>
    <w:rsid w:val="00C7717F"/>
    <w:rsid w:val="00C9512F"/>
    <w:rsid w:val="00CA4228"/>
    <w:rsid w:val="00CC1411"/>
    <w:rsid w:val="00CC3A7C"/>
    <w:rsid w:val="00CF6200"/>
    <w:rsid w:val="00D01E75"/>
    <w:rsid w:val="00D0666F"/>
    <w:rsid w:val="00D24898"/>
    <w:rsid w:val="00D30AA8"/>
    <w:rsid w:val="00D61391"/>
    <w:rsid w:val="00D630B8"/>
    <w:rsid w:val="00D95F2F"/>
    <w:rsid w:val="00DA0D0A"/>
    <w:rsid w:val="00DA38CF"/>
    <w:rsid w:val="00DA55FB"/>
    <w:rsid w:val="00DB0DE7"/>
    <w:rsid w:val="00DB43B7"/>
    <w:rsid w:val="00DB65A1"/>
    <w:rsid w:val="00DC57F0"/>
    <w:rsid w:val="00E145C3"/>
    <w:rsid w:val="00E14686"/>
    <w:rsid w:val="00E20483"/>
    <w:rsid w:val="00E21DBC"/>
    <w:rsid w:val="00E22C04"/>
    <w:rsid w:val="00E254D1"/>
    <w:rsid w:val="00E34C0A"/>
    <w:rsid w:val="00E42FA0"/>
    <w:rsid w:val="00E662D3"/>
    <w:rsid w:val="00E7518A"/>
    <w:rsid w:val="00E764D0"/>
    <w:rsid w:val="00E87661"/>
    <w:rsid w:val="00EB0EAD"/>
    <w:rsid w:val="00EB4252"/>
    <w:rsid w:val="00EC0D0D"/>
    <w:rsid w:val="00EC31EA"/>
    <w:rsid w:val="00EE62A4"/>
    <w:rsid w:val="00EE6CCE"/>
    <w:rsid w:val="00EE76D1"/>
    <w:rsid w:val="00EE7E8F"/>
    <w:rsid w:val="00F165E8"/>
    <w:rsid w:val="00F80ED6"/>
    <w:rsid w:val="00F83336"/>
    <w:rsid w:val="00FB6685"/>
    <w:rsid w:val="00FC31A9"/>
    <w:rsid w:val="00FE0E49"/>
    <w:rsid w:val="00FE6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570B"/>
    <w:pPr>
      <w:ind w:firstLineChars="200" w:firstLine="420"/>
    </w:pPr>
  </w:style>
  <w:style w:type="paragraph" w:styleId="a4">
    <w:name w:val="header"/>
    <w:basedOn w:val="a"/>
    <w:link w:val="Char"/>
    <w:uiPriority w:val="99"/>
    <w:unhideWhenUsed/>
    <w:rsid w:val="001B18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B182A"/>
    <w:rPr>
      <w:sz w:val="18"/>
      <w:szCs w:val="18"/>
    </w:rPr>
  </w:style>
  <w:style w:type="paragraph" w:styleId="a5">
    <w:name w:val="footer"/>
    <w:basedOn w:val="a"/>
    <w:link w:val="Char0"/>
    <w:uiPriority w:val="99"/>
    <w:unhideWhenUsed/>
    <w:rsid w:val="001B182A"/>
    <w:pPr>
      <w:tabs>
        <w:tab w:val="center" w:pos="4153"/>
        <w:tab w:val="right" w:pos="8306"/>
      </w:tabs>
      <w:snapToGrid w:val="0"/>
      <w:jc w:val="left"/>
    </w:pPr>
    <w:rPr>
      <w:sz w:val="18"/>
      <w:szCs w:val="18"/>
    </w:rPr>
  </w:style>
  <w:style w:type="character" w:customStyle="1" w:styleId="Char0">
    <w:name w:val="页脚 Char"/>
    <w:basedOn w:val="a0"/>
    <w:link w:val="a5"/>
    <w:uiPriority w:val="99"/>
    <w:rsid w:val="001B182A"/>
    <w:rPr>
      <w:sz w:val="18"/>
      <w:szCs w:val="18"/>
    </w:rPr>
  </w:style>
  <w:style w:type="paragraph" w:styleId="a6">
    <w:name w:val="Date"/>
    <w:basedOn w:val="a"/>
    <w:next w:val="a"/>
    <w:link w:val="Char1"/>
    <w:uiPriority w:val="99"/>
    <w:semiHidden/>
    <w:unhideWhenUsed/>
    <w:rsid w:val="00BE549A"/>
    <w:pPr>
      <w:ind w:leftChars="2500" w:left="100"/>
    </w:pPr>
  </w:style>
  <w:style w:type="character" w:customStyle="1" w:styleId="Char1">
    <w:name w:val="日期 Char"/>
    <w:basedOn w:val="a0"/>
    <w:link w:val="a6"/>
    <w:uiPriority w:val="99"/>
    <w:semiHidden/>
    <w:rsid w:val="00BE549A"/>
  </w:style>
  <w:style w:type="table" w:styleId="a7">
    <w:name w:val="Table Grid"/>
    <w:basedOn w:val="a1"/>
    <w:uiPriority w:val="39"/>
    <w:rsid w:val="00FB6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2"/>
    <w:uiPriority w:val="99"/>
    <w:semiHidden/>
    <w:unhideWhenUsed/>
    <w:rsid w:val="00693385"/>
    <w:rPr>
      <w:sz w:val="18"/>
      <w:szCs w:val="18"/>
    </w:rPr>
  </w:style>
  <w:style w:type="character" w:customStyle="1" w:styleId="Char2">
    <w:name w:val="批注框文本 Char"/>
    <w:basedOn w:val="a0"/>
    <w:link w:val="a8"/>
    <w:uiPriority w:val="99"/>
    <w:semiHidden/>
    <w:rsid w:val="00693385"/>
    <w:rPr>
      <w:sz w:val="18"/>
      <w:szCs w:val="18"/>
    </w:rPr>
  </w:style>
  <w:style w:type="character" w:styleId="a9">
    <w:name w:val="Hyperlink"/>
    <w:basedOn w:val="a0"/>
    <w:uiPriority w:val="99"/>
    <w:unhideWhenUsed/>
    <w:rsid w:val="0081070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570B"/>
    <w:pPr>
      <w:ind w:firstLineChars="200" w:firstLine="420"/>
    </w:pPr>
  </w:style>
  <w:style w:type="paragraph" w:styleId="a4">
    <w:name w:val="header"/>
    <w:basedOn w:val="a"/>
    <w:link w:val="Char"/>
    <w:uiPriority w:val="99"/>
    <w:unhideWhenUsed/>
    <w:rsid w:val="001B18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B182A"/>
    <w:rPr>
      <w:sz w:val="18"/>
      <w:szCs w:val="18"/>
    </w:rPr>
  </w:style>
  <w:style w:type="paragraph" w:styleId="a5">
    <w:name w:val="footer"/>
    <w:basedOn w:val="a"/>
    <w:link w:val="Char0"/>
    <w:uiPriority w:val="99"/>
    <w:unhideWhenUsed/>
    <w:rsid w:val="001B182A"/>
    <w:pPr>
      <w:tabs>
        <w:tab w:val="center" w:pos="4153"/>
        <w:tab w:val="right" w:pos="8306"/>
      </w:tabs>
      <w:snapToGrid w:val="0"/>
      <w:jc w:val="left"/>
    </w:pPr>
    <w:rPr>
      <w:sz w:val="18"/>
      <w:szCs w:val="18"/>
    </w:rPr>
  </w:style>
  <w:style w:type="character" w:customStyle="1" w:styleId="Char0">
    <w:name w:val="页脚 Char"/>
    <w:basedOn w:val="a0"/>
    <w:link w:val="a5"/>
    <w:uiPriority w:val="99"/>
    <w:rsid w:val="001B182A"/>
    <w:rPr>
      <w:sz w:val="18"/>
      <w:szCs w:val="18"/>
    </w:rPr>
  </w:style>
  <w:style w:type="paragraph" w:styleId="a6">
    <w:name w:val="Date"/>
    <w:basedOn w:val="a"/>
    <w:next w:val="a"/>
    <w:link w:val="Char1"/>
    <w:uiPriority w:val="99"/>
    <w:semiHidden/>
    <w:unhideWhenUsed/>
    <w:rsid w:val="00BE549A"/>
    <w:pPr>
      <w:ind w:leftChars="2500" w:left="100"/>
    </w:pPr>
  </w:style>
  <w:style w:type="character" w:customStyle="1" w:styleId="Char1">
    <w:name w:val="日期 Char"/>
    <w:basedOn w:val="a0"/>
    <w:link w:val="a6"/>
    <w:uiPriority w:val="99"/>
    <w:semiHidden/>
    <w:rsid w:val="00BE549A"/>
  </w:style>
  <w:style w:type="table" w:styleId="a7">
    <w:name w:val="Table Grid"/>
    <w:basedOn w:val="a1"/>
    <w:uiPriority w:val="39"/>
    <w:rsid w:val="00FB6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2"/>
    <w:uiPriority w:val="99"/>
    <w:semiHidden/>
    <w:unhideWhenUsed/>
    <w:rsid w:val="00693385"/>
    <w:rPr>
      <w:sz w:val="18"/>
      <w:szCs w:val="18"/>
    </w:rPr>
  </w:style>
  <w:style w:type="character" w:customStyle="1" w:styleId="Char2">
    <w:name w:val="批注框文本 Char"/>
    <w:basedOn w:val="a0"/>
    <w:link w:val="a8"/>
    <w:uiPriority w:val="99"/>
    <w:semiHidden/>
    <w:rsid w:val="00693385"/>
    <w:rPr>
      <w:sz w:val="18"/>
      <w:szCs w:val="18"/>
    </w:rPr>
  </w:style>
  <w:style w:type="character" w:styleId="a9">
    <w:name w:val="Hyperlink"/>
    <w:basedOn w:val="a0"/>
    <w:uiPriority w:val="99"/>
    <w:unhideWhenUsed/>
    <w:rsid w:val="008107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__45555.vsdx"/><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Microsoft_Visio___12222.vsdx"/><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package" Target="embeddings/Microsoft_Visio___34444.vsdx"/><Relationship Id="rId20" Type="http://schemas.openxmlformats.org/officeDocument/2006/relationships/package" Target="embeddings/Microsoft_Visio___56666.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23" Type="http://schemas.microsoft.com/office/2011/relationships/people" Target="people.xml"/><Relationship Id="rId10" Type="http://schemas.openxmlformats.org/officeDocument/2006/relationships/package" Target="embeddings/Microsoft_Visio___1111.vsdx"/><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__23333.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47874-2C6D-4ECF-98E2-4A0AB0B37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21</Pages>
  <Words>1550</Words>
  <Characters>8838</Characters>
  <Application>Microsoft Office Word</Application>
  <DocSecurity>0</DocSecurity>
  <Lines>73</Lines>
  <Paragraphs>20</Paragraphs>
  <ScaleCrop>false</ScaleCrop>
  <Company/>
  <LinksUpToDate>false</LinksUpToDate>
  <CharactersWithSpaces>10368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liuming-home</dc:creator>
  <cp:keywords/>
  <dc:description/>
  <cp:lastModifiedBy>Administrator</cp:lastModifiedBy>
  <cp:revision>5</cp:revision>
  <dcterms:created xsi:type="dcterms:W3CDTF">2015-11-29T12:18:00Z</dcterms:created>
  <dcterms:modified xsi:type="dcterms:W3CDTF">2015-12-01T09:35:00Z</dcterms:modified>
</cp:coreProperties>
</file>