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C9AD30" w14:textId="0954F6FB" w:rsidR="0040434E" w:rsidRPr="00176523" w:rsidRDefault="009168F8" w:rsidP="00797F4E">
      <w:pPr>
        <w:spacing w:beforeLines="100" w:before="312"/>
        <w:jc w:val="center"/>
        <w:rPr>
          <w:rFonts w:eastAsia="黑体"/>
          <w:b/>
          <w:sz w:val="48"/>
          <w:szCs w:val="44"/>
        </w:rPr>
      </w:pPr>
      <w:r w:rsidRPr="009168F8">
        <w:rPr>
          <w:rFonts w:ascii="宋体" w:hAnsi="宋体" w:hint="eastAsia"/>
          <w:b/>
          <w:sz w:val="36"/>
          <w:szCs w:val="36"/>
        </w:rPr>
        <w:t>采用新型干电极的心电监护系统</w:t>
      </w:r>
      <w:commentRangeStart w:id="0"/>
      <w:r w:rsidR="00036BC0" w:rsidRPr="00036BC0">
        <w:rPr>
          <w:rFonts w:ascii="黑体" w:eastAsia="黑体" w:hAnsi="黑体" w:hint="eastAsia"/>
          <w:b/>
          <w:sz w:val="44"/>
          <w:szCs w:val="44"/>
          <w:vertAlign w:val="superscript"/>
        </w:rPr>
        <w:t>*</w:t>
      </w:r>
      <w:commentRangeEnd w:id="0"/>
      <w:r w:rsidR="00ED12C9">
        <w:rPr>
          <w:rStyle w:val="a3"/>
        </w:rPr>
        <w:commentReference w:id="0"/>
      </w:r>
    </w:p>
    <w:p w14:paraId="7E05E519" w14:textId="77777777" w:rsidR="0092680B" w:rsidRPr="007832E3" w:rsidRDefault="009168F8" w:rsidP="00797F4E">
      <w:pPr>
        <w:spacing w:beforeLines="50" w:before="156" w:line="400" w:lineRule="exact"/>
        <w:jc w:val="center"/>
        <w:rPr>
          <w:rFonts w:ascii="楷体" w:eastAsia="楷体" w:hAnsi="楷体"/>
          <w:szCs w:val="21"/>
        </w:rPr>
      </w:pPr>
      <w:r>
        <w:rPr>
          <w:rFonts w:ascii="楷体" w:eastAsia="楷体" w:hAnsi="楷体" w:hint="eastAsia"/>
          <w:szCs w:val="21"/>
        </w:rPr>
        <w:t>龚奇</w:t>
      </w:r>
      <w:r w:rsidR="0092680B" w:rsidRPr="007832E3">
        <w:rPr>
          <w:rFonts w:ascii="楷体" w:eastAsia="楷体" w:hAnsi="楷体"/>
          <w:szCs w:val="21"/>
          <w:vertAlign w:val="superscript"/>
        </w:rPr>
        <w:t>1</w:t>
      </w:r>
      <w:r w:rsidR="00B205B8">
        <w:rPr>
          <w:rFonts w:ascii="楷体" w:eastAsia="楷体" w:hAnsi="楷体"/>
          <w:szCs w:val="21"/>
          <w:vertAlign w:val="superscript"/>
        </w:rPr>
        <w:t>,2</w:t>
      </w:r>
      <w:r w:rsidR="0092680B" w:rsidRPr="007832E3">
        <w:rPr>
          <w:rFonts w:ascii="楷体" w:eastAsia="楷体" w:hAnsi="楷体"/>
          <w:szCs w:val="21"/>
        </w:rPr>
        <w:t>，</w:t>
      </w:r>
      <w:r>
        <w:rPr>
          <w:rFonts w:ascii="楷体" w:eastAsia="楷体" w:hAnsi="楷体" w:hint="eastAsia"/>
          <w:szCs w:val="21"/>
        </w:rPr>
        <w:t>刘 鸣</w:t>
      </w:r>
      <w:r>
        <w:rPr>
          <w:rFonts w:ascii="楷体" w:eastAsia="楷体" w:hAnsi="楷体"/>
          <w:szCs w:val="21"/>
          <w:vertAlign w:val="superscript"/>
        </w:rPr>
        <w:t>2</w:t>
      </w:r>
      <w:r w:rsidR="0092680B" w:rsidRPr="007832E3">
        <w:rPr>
          <w:rFonts w:ascii="楷体" w:eastAsia="楷体" w:hAnsi="楷体"/>
          <w:szCs w:val="21"/>
        </w:rPr>
        <w:t>，</w:t>
      </w:r>
      <w:r>
        <w:rPr>
          <w:rFonts w:ascii="楷体" w:eastAsia="楷体" w:hAnsi="楷体" w:hint="eastAsia"/>
          <w:szCs w:val="21"/>
        </w:rPr>
        <w:t>郭旭宏</w:t>
      </w:r>
      <w:r w:rsidRPr="009168F8">
        <w:rPr>
          <w:rFonts w:ascii="楷体" w:eastAsia="楷体" w:hAnsi="楷体" w:hint="eastAsia"/>
          <w:szCs w:val="21"/>
          <w:vertAlign w:val="superscript"/>
        </w:rPr>
        <w:t>2</w:t>
      </w:r>
      <w:r>
        <w:rPr>
          <w:rFonts w:ascii="楷体" w:eastAsia="楷体" w:hAnsi="楷体" w:hint="eastAsia"/>
          <w:szCs w:val="21"/>
        </w:rPr>
        <w:t>，张旭</w:t>
      </w:r>
      <w:r w:rsidRPr="009168F8">
        <w:rPr>
          <w:rFonts w:ascii="楷体" w:eastAsia="楷体" w:hAnsi="楷体" w:hint="eastAsia"/>
          <w:szCs w:val="21"/>
          <w:vertAlign w:val="superscript"/>
        </w:rPr>
        <w:t>2</w:t>
      </w:r>
      <w:r>
        <w:rPr>
          <w:rFonts w:ascii="楷体" w:eastAsia="楷体" w:hAnsi="楷体" w:hint="eastAsia"/>
          <w:szCs w:val="21"/>
        </w:rPr>
        <w:t>，李斌</w:t>
      </w:r>
      <w:r>
        <w:rPr>
          <w:rFonts w:ascii="楷体" w:eastAsia="楷体" w:hAnsi="楷体"/>
          <w:szCs w:val="21"/>
          <w:vertAlign w:val="superscript"/>
        </w:rPr>
        <w:t>1</w:t>
      </w:r>
    </w:p>
    <w:p w14:paraId="4332E80B" w14:textId="77777777" w:rsidR="00F768D1" w:rsidRPr="007832E3" w:rsidRDefault="0092680B" w:rsidP="009818CF">
      <w:pPr>
        <w:spacing w:beforeLines="50" w:before="156" w:line="200" w:lineRule="exact"/>
        <w:jc w:val="center"/>
        <w:rPr>
          <w:rFonts w:ascii="宋体" w:hAnsi="宋体"/>
          <w:sz w:val="18"/>
          <w:szCs w:val="18"/>
        </w:rPr>
      </w:pPr>
      <w:commentRangeStart w:id="1"/>
      <w:r w:rsidRPr="009C7540">
        <w:rPr>
          <w:rFonts w:eastAsia="华文仿宋"/>
          <w:sz w:val="24"/>
        </w:rPr>
        <w:t>（</w:t>
      </w:r>
      <w:r w:rsidRPr="009C7540">
        <w:rPr>
          <w:rFonts w:eastAsia="华文仿宋"/>
          <w:sz w:val="24"/>
        </w:rPr>
        <w:t>1.</w:t>
      </w:r>
      <w:r w:rsidR="00A06E34" w:rsidRPr="009C7540">
        <w:rPr>
          <w:rFonts w:eastAsia="华文仿宋"/>
          <w:sz w:val="24"/>
        </w:rPr>
        <w:t xml:space="preserve"> </w:t>
      </w:r>
      <w:r w:rsidR="009168F8" w:rsidRPr="00D32A72">
        <w:rPr>
          <w:rFonts w:ascii="宋体" w:hAnsi="宋体" w:hint="eastAsia"/>
          <w:sz w:val="18"/>
          <w:szCs w:val="18"/>
        </w:rPr>
        <w:t>华南理工大学</w:t>
      </w:r>
      <w:r w:rsidR="00937E4A" w:rsidRPr="007832E3">
        <w:rPr>
          <w:rFonts w:ascii="宋体" w:hAnsi="宋体" w:hint="eastAsia"/>
          <w:sz w:val="18"/>
          <w:szCs w:val="18"/>
        </w:rPr>
        <w:t xml:space="preserve"> </w:t>
      </w:r>
      <w:r w:rsidR="009168F8">
        <w:rPr>
          <w:rFonts w:ascii="宋体" w:hAnsi="宋体" w:hint="eastAsia"/>
          <w:sz w:val="18"/>
          <w:szCs w:val="18"/>
        </w:rPr>
        <w:t>电子与信息学院</w:t>
      </w:r>
      <w:r w:rsidRPr="007832E3">
        <w:rPr>
          <w:rFonts w:ascii="宋体" w:hAnsi="宋体"/>
          <w:sz w:val="18"/>
          <w:szCs w:val="18"/>
        </w:rPr>
        <w:t>，</w:t>
      </w:r>
      <w:r w:rsidR="009168F8">
        <w:rPr>
          <w:rFonts w:ascii="宋体" w:hAnsi="宋体" w:hint="eastAsia"/>
          <w:sz w:val="18"/>
          <w:szCs w:val="18"/>
        </w:rPr>
        <w:t>广东</w:t>
      </w:r>
      <w:r w:rsidR="00F768D1" w:rsidRPr="007832E3">
        <w:rPr>
          <w:rFonts w:ascii="宋体" w:hAnsi="宋体"/>
          <w:sz w:val="18"/>
          <w:szCs w:val="18"/>
        </w:rPr>
        <w:t xml:space="preserve"> </w:t>
      </w:r>
      <w:r w:rsidR="009168F8">
        <w:rPr>
          <w:rFonts w:ascii="宋体" w:hAnsi="宋体" w:hint="eastAsia"/>
          <w:sz w:val="18"/>
          <w:szCs w:val="18"/>
        </w:rPr>
        <w:t>广州</w:t>
      </w:r>
      <w:r w:rsidRPr="007832E3">
        <w:rPr>
          <w:rFonts w:ascii="宋体" w:hAnsi="宋体"/>
          <w:sz w:val="18"/>
          <w:szCs w:val="18"/>
        </w:rPr>
        <w:t xml:space="preserve"> </w:t>
      </w:r>
      <w:r w:rsidR="009168F8" w:rsidRPr="00D32A72">
        <w:rPr>
          <w:sz w:val="18"/>
          <w:szCs w:val="18"/>
        </w:rPr>
        <w:t>510641</w:t>
      </w:r>
      <w:r w:rsidRPr="007832E3">
        <w:rPr>
          <w:rFonts w:ascii="宋体" w:hAnsi="宋体"/>
          <w:sz w:val="18"/>
          <w:szCs w:val="18"/>
        </w:rPr>
        <w:t>；</w:t>
      </w:r>
    </w:p>
    <w:p w14:paraId="12FCC07F" w14:textId="77777777" w:rsidR="004D0A38" w:rsidRPr="007832E3" w:rsidRDefault="0092680B" w:rsidP="009818CF">
      <w:pPr>
        <w:spacing w:beforeLines="50" w:before="156" w:line="200" w:lineRule="exact"/>
        <w:jc w:val="center"/>
        <w:outlineLvl w:val="0"/>
        <w:rPr>
          <w:rFonts w:ascii="宋体" w:hAnsi="宋体"/>
          <w:sz w:val="18"/>
          <w:szCs w:val="18"/>
        </w:rPr>
      </w:pPr>
      <w:r w:rsidRPr="00D32A72">
        <w:rPr>
          <w:sz w:val="18"/>
          <w:szCs w:val="18"/>
        </w:rPr>
        <w:t>2</w:t>
      </w:r>
      <w:r w:rsidRPr="007832E3">
        <w:rPr>
          <w:rFonts w:ascii="宋体" w:hAnsi="宋体"/>
          <w:sz w:val="18"/>
          <w:szCs w:val="18"/>
        </w:rPr>
        <w:t xml:space="preserve">. </w:t>
      </w:r>
      <w:r w:rsidR="009168F8">
        <w:rPr>
          <w:rFonts w:ascii="宋体" w:hAnsi="宋体" w:hint="eastAsia"/>
          <w:sz w:val="18"/>
          <w:szCs w:val="18"/>
        </w:rPr>
        <w:t>中国科学院半导体研究所 集成光电子国家重点联合实验室</w:t>
      </w:r>
      <w:r w:rsidRPr="007832E3">
        <w:rPr>
          <w:rFonts w:ascii="宋体" w:hAnsi="宋体"/>
          <w:sz w:val="18"/>
          <w:szCs w:val="18"/>
        </w:rPr>
        <w:t>，</w:t>
      </w:r>
      <w:r w:rsidR="00F768D1" w:rsidRPr="007832E3">
        <w:rPr>
          <w:rFonts w:ascii="宋体" w:hAnsi="宋体"/>
          <w:sz w:val="18"/>
          <w:szCs w:val="18"/>
        </w:rPr>
        <w:t>北京</w:t>
      </w:r>
      <w:r w:rsidRPr="007832E3">
        <w:rPr>
          <w:rFonts w:ascii="宋体" w:hAnsi="宋体"/>
          <w:sz w:val="18"/>
          <w:szCs w:val="18"/>
        </w:rPr>
        <w:t xml:space="preserve"> </w:t>
      </w:r>
      <w:r w:rsidR="00F768D1" w:rsidRPr="00D32A72">
        <w:rPr>
          <w:sz w:val="18"/>
          <w:szCs w:val="18"/>
        </w:rPr>
        <w:t>100</w:t>
      </w:r>
      <w:r w:rsidR="000E544B" w:rsidRPr="00D32A72">
        <w:rPr>
          <w:rFonts w:hint="eastAsia"/>
          <w:sz w:val="18"/>
          <w:szCs w:val="18"/>
        </w:rPr>
        <w:t>0</w:t>
      </w:r>
      <w:r w:rsidR="00F768D1" w:rsidRPr="00D32A72">
        <w:rPr>
          <w:sz w:val="18"/>
          <w:szCs w:val="18"/>
        </w:rPr>
        <w:t>8</w:t>
      </w:r>
      <w:r w:rsidR="000E544B" w:rsidRPr="00D32A72">
        <w:rPr>
          <w:rFonts w:hint="eastAsia"/>
          <w:sz w:val="18"/>
          <w:szCs w:val="18"/>
        </w:rPr>
        <w:t>3</w:t>
      </w:r>
      <w:r w:rsidRPr="007832E3">
        <w:rPr>
          <w:rFonts w:ascii="宋体" w:hAnsi="宋体"/>
          <w:sz w:val="18"/>
          <w:szCs w:val="18"/>
        </w:rPr>
        <w:t>）</w:t>
      </w:r>
      <w:commentRangeEnd w:id="1"/>
      <w:r w:rsidR="00DF62E3" w:rsidRPr="007832E3">
        <w:rPr>
          <w:rStyle w:val="a3"/>
          <w:rFonts w:ascii="宋体" w:hAnsi="宋体"/>
          <w:sz w:val="18"/>
          <w:szCs w:val="18"/>
        </w:rPr>
        <w:commentReference w:id="1"/>
      </w:r>
    </w:p>
    <w:p w14:paraId="05717B18" w14:textId="5AD6E9AD" w:rsidR="00B205B8" w:rsidRDefault="0092680B" w:rsidP="00B205B8">
      <w:pPr>
        <w:spacing w:beforeLines="50" w:before="156"/>
        <w:rPr>
          <w:rFonts w:ascii="楷体" w:eastAsia="楷体" w:hAnsi="楷体"/>
          <w:sz w:val="20"/>
          <w:szCs w:val="20"/>
        </w:rPr>
      </w:pPr>
      <w:r w:rsidRPr="005A0776">
        <w:rPr>
          <w:rFonts w:eastAsia="黑体"/>
          <w:sz w:val="20"/>
          <w:szCs w:val="20"/>
        </w:rPr>
        <w:t>摘</w:t>
      </w:r>
      <w:r w:rsidR="00247D5F" w:rsidRPr="005A0776">
        <w:rPr>
          <w:rFonts w:eastAsia="黑体"/>
          <w:sz w:val="20"/>
          <w:szCs w:val="20"/>
        </w:rPr>
        <w:t xml:space="preserve">  </w:t>
      </w:r>
      <w:r w:rsidRPr="005A0776">
        <w:rPr>
          <w:rFonts w:eastAsia="黑体"/>
          <w:sz w:val="20"/>
          <w:szCs w:val="20"/>
        </w:rPr>
        <w:t>要：</w:t>
      </w:r>
      <w:r w:rsidR="00373270">
        <w:rPr>
          <w:rFonts w:ascii="楷体" w:eastAsia="楷体" w:hAnsi="楷体" w:hint="eastAsia"/>
          <w:sz w:val="20"/>
          <w:szCs w:val="20"/>
        </w:rPr>
        <w:t>为了提高个人健康的监护水平，降低人体病变的</w:t>
      </w:r>
      <w:r w:rsidR="00B205B8" w:rsidRPr="00B205B8">
        <w:rPr>
          <w:rFonts w:ascii="楷体" w:eastAsia="楷体" w:hAnsi="楷体" w:hint="eastAsia"/>
          <w:sz w:val="20"/>
          <w:szCs w:val="20"/>
        </w:rPr>
        <w:t>几率，提出并设计了一种无线智能监护系统。该系统由生</w:t>
      </w:r>
      <w:r w:rsidR="00D858C6">
        <w:rPr>
          <w:rFonts w:ascii="楷体" w:eastAsia="楷体" w:hAnsi="楷体" w:hint="eastAsia"/>
          <w:sz w:val="20"/>
          <w:szCs w:val="20"/>
        </w:rPr>
        <w:t>理信号采集前端，无线路由以及移动终端组成。生理信号采集前端可以采</w:t>
      </w:r>
      <w:r w:rsidR="00B205B8" w:rsidRPr="00B205B8">
        <w:rPr>
          <w:rFonts w:ascii="楷体" w:eastAsia="楷体" w:hAnsi="楷体" w:hint="eastAsia"/>
          <w:sz w:val="20"/>
          <w:szCs w:val="20"/>
        </w:rPr>
        <w:t>集人体的心电信号，针对湿电极与传统干电极的缺点，采集前端采用自主研发的低成本新型干电极，在一定程度上增加了贴附的舒适度。为了解决传统干电极带来的信号质量下降的问题，针对8位嵌入式系统的低功耗要求，设计了专门的自适应信号处理算法，在不提高处理复杂度的基础上提高了信号质量。实验结果表明，系统功能正确，采集前端能够准确地提取运动和静止状态下的心电信号和心率信息</w:t>
      </w:r>
      <w:r w:rsidR="00B205B8">
        <w:rPr>
          <w:rFonts w:ascii="楷体" w:eastAsia="楷体" w:hAnsi="楷体" w:hint="eastAsia"/>
          <w:sz w:val="20"/>
          <w:szCs w:val="20"/>
        </w:rPr>
        <w:t>。</w:t>
      </w:r>
    </w:p>
    <w:p w14:paraId="6D8BE89C" w14:textId="77777777" w:rsidR="0092680B" w:rsidRPr="005A0776" w:rsidRDefault="0092680B" w:rsidP="00B205B8">
      <w:pPr>
        <w:rPr>
          <w:sz w:val="20"/>
          <w:szCs w:val="20"/>
        </w:rPr>
      </w:pPr>
      <w:r w:rsidRPr="005A0776">
        <w:rPr>
          <w:rFonts w:eastAsia="黑体"/>
          <w:sz w:val="20"/>
          <w:szCs w:val="20"/>
        </w:rPr>
        <w:t>关键词：</w:t>
      </w:r>
      <w:r w:rsidR="00B205B8">
        <w:rPr>
          <w:rFonts w:ascii="楷体" w:eastAsia="楷体" w:hAnsi="楷体" w:hint="eastAsia"/>
          <w:sz w:val="20"/>
          <w:szCs w:val="20"/>
        </w:rPr>
        <w:t>心电信号</w:t>
      </w:r>
      <w:commentRangeStart w:id="2"/>
      <w:r w:rsidR="00341CA3" w:rsidRPr="005A0776">
        <w:rPr>
          <w:rFonts w:ascii="楷体" w:eastAsia="楷体" w:hAnsi="楷体"/>
          <w:sz w:val="20"/>
          <w:szCs w:val="20"/>
        </w:rPr>
        <w:t>；</w:t>
      </w:r>
      <w:r w:rsidR="00B205B8">
        <w:rPr>
          <w:rFonts w:ascii="楷体" w:eastAsia="楷体" w:hAnsi="楷体" w:hint="eastAsia"/>
          <w:sz w:val="20"/>
          <w:szCs w:val="20"/>
        </w:rPr>
        <w:t>无线通讯</w:t>
      </w:r>
      <w:r w:rsidR="00B205B8">
        <w:rPr>
          <w:rFonts w:ascii="楷体" w:eastAsia="楷体" w:hAnsi="楷体"/>
          <w:sz w:val="20"/>
          <w:szCs w:val="20"/>
        </w:rPr>
        <w:t>；</w:t>
      </w:r>
      <w:r w:rsidR="00B205B8">
        <w:rPr>
          <w:rFonts w:ascii="楷体" w:eastAsia="楷体" w:hAnsi="楷体" w:hint="eastAsia"/>
          <w:sz w:val="20"/>
          <w:szCs w:val="20"/>
        </w:rPr>
        <w:t>电极</w:t>
      </w:r>
      <w:r w:rsidR="00F329FC" w:rsidRPr="005A0776">
        <w:rPr>
          <w:rFonts w:ascii="楷体" w:eastAsia="楷体" w:hAnsi="楷体"/>
          <w:sz w:val="20"/>
          <w:szCs w:val="20"/>
        </w:rPr>
        <w:t>；</w:t>
      </w:r>
      <w:commentRangeEnd w:id="2"/>
      <w:r w:rsidR="00B205B8">
        <w:rPr>
          <w:rFonts w:ascii="楷体" w:eastAsia="楷体" w:hAnsi="楷体" w:hint="eastAsia"/>
          <w:sz w:val="20"/>
          <w:szCs w:val="20"/>
        </w:rPr>
        <w:t>低功耗</w:t>
      </w:r>
      <w:r w:rsidR="00DF62E3" w:rsidRPr="005A0776">
        <w:rPr>
          <w:rStyle w:val="a3"/>
          <w:rFonts w:ascii="楷体" w:eastAsia="楷体" w:hAnsi="楷体"/>
          <w:sz w:val="20"/>
          <w:szCs w:val="20"/>
        </w:rPr>
        <w:commentReference w:id="2"/>
      </w:r>
    </w:p>
    <w:p w14:paraId="2B679EE9" w14:textId="77777777" w:rsidR="0092680B" w:rsidRDefault="0092680B" w:rsidP="005A0776">
      <w:pPr>
        <w:spacing w:afterLines="100" w:after="312"/>
        <w:ind w:rightChars="204" w:right="428"/>
        <w:rPr>
          <w:rFonts w:eastAsia="黑体"/>
          <w:sz w:val="20"/>
          <w:szCs w:val="20"/>
        </w:rPr>
      </w:pPr>
      <w:commentRangeStart w:id="3"/>
      <w:r w:rsidRPr="00256091">
        <w:rPr>
          <w:rFonts w:eastAsia="黑体"/>
          <w:sz w:val="20"/>
          <w:szCs w:val="20"/>
        </w:rPr>
        <w:t>中图分类号：</w:t>
      </w:r>
      <w:commentRangeEnd w:id="3"/>
      <w:r w:rsidR="00DF62E3" w:rsidRPr="00256091">
        <w:rPr>
          <w:rStyle w:val="a3"/>
          <w:sz w:val="20"/>
          <w:szCs w:val="20"/>
        </w:rPr>
        <w:commentReference w:id="3"/>
      </w:r>
      <w:r w:rsidR="00C22A54" w:rsidRPr="00256091">
        <w:rPr>
          <w:sz w:val="20"/>
          <w:szCs w:val="20"/>
        </w:rPr>
        <w:t xml:space="preserve">  </w:t>
      </w:r>
      <w:r w:rsidR="00EC5A5B" w:rsidRPr="00256091">
        <w:rPr>
          <w:sz w:val="20"/>
          <w:szCs w:val="20"/>
        </w:rPr>
        <w:t xml:space="preserve">   </w:t>
      </w:r>
      <w:r w:rsidRPr="00256091">
        <w:rPr>
          <w:sz w:val="20"/>
          <w:szCs w:val="20"/>
        </w:rPr>
        <w:t xml:space="preserve"> </w:t>
      </w:r>
      <w:r w:rsidR="0064757C">
        <w:rPr>
          <w:rFonts w:hint="eastAsia"/>
          <w:sz w:val="20"/>
          <w:szCs w:val="20"/>
        </w:rPr>
        <w:t xml:space="preserve">        </w:t>
      </w:r>
      <w:r w:rsidRPr="00256091">
        <w:rPr>
          <w:rFonts w:eastAsia="黑体"/>
          <w:sz w:val="20"/>
          <w:szCs w:val="20"/>
        </w:rPr>
        <w:t>文献标</w:t>
      </w:r>
      <w:r w:rsidR="0015477C" w:rsidRPr="00256091">
        <w:rPr>
          <w:rFonts w:eastAsia="黑体" w:hint="eastAsia"/>
          <w:sz w:val="20"/>
          <w:szCs w:val="20"/>
        </w:rPr>
        <w:t>识</w:t>
      </w:r>
      <w:r w:rsidRPr="00256091">
        <w:rPr>
          <w:rFonts w:eastAsia="黑体"/>
          <w:sz w:val="20"/>
          <w:szCs w:val="20"/>
        </w:rPr>
        <w:t>码：</w:t>
      </w:r>
      <w:r w:rsidRPr="00256091">
        <w:rPr>
          <w:rFonts w:eastAsia="黑体"/>
          <w:sz w:val="20"/>
          <w:szCs w:val="20"/>
        </w:rPr>
        <w:t>A</w:t>
      </w:r>
      <w:r w:rsidR="00EC5A5B" w:rsidRPr="00256091">
        <w:rPr>
          <w:rFonts w:eastAsia="黑体"/>
          <w:sz w:val="20"/>
          <w:szCs w:val="20"/>
        </w:rPr>
        <w:t xml:space="preserve">      </w:t>
      </w:r>
    </w:p>
    <w:p w14:paraId="41481C66" w14:textId="77777777" w:rsidR="005A0776" w:rsidRPr="005A0776" w:rsidRDefault="005A0776" w:rsidP="005A0776">
      <w:pPr>
        <w:ind w:rightChars="204" w:right="428"/>
        <w:rPr>
          <w:rFonts w:ascii="黑体" w:eastAsia="黑体" w:hAnsi="黑体"/>
          <w:sz w:val="18"/>
          <w:szCs w:val="18"/>
        </w:rPr>
      </w:pPr>
      <w:commentRangeStart w:id="4"/>
      <w:r w:rsidRPr="005A0776">
        <w:rPr>
          <w:rFonts w:ascii="黑体" w:eastAsia="黑体" w:hAnsi="黑体" w:hint="eastAsia"/>
          <w:sz w:val="18"/>
          <w:szCs w:val="18"/>
        </w:rPr>
        <w:t>中文引用格式：</w:t>
      </w:r>
    </w:p>
    <w:p w14:paraId="06764109" w14:textId="77777777" w:rsidR="005A0776" w:rsidRPr="005A0776" w:rsidRDefault="005A0776" w:rsidP="005A0776">
      <w:pPr>
        <w:ind w:rightChars="204" w:right="428"/>
        <w:rPr>
          <w:sz w:val="18"/>
          <w:szCs w:val="18"/>
        </w:rPr>
      </w:pPr>
      <w:r w:rsidRPr="005A0776">
        <w:rPr>
          <w:rFonts w:ascii="黑体" w:eastAsia="黑体" w:hAnsi="黑体" w:hint="eastAsia"/>
          <w:sz w:val="18"/>
          <w:szCs w:val="18"/>
        </w:rPr>
        <w:t>英文引用格式：</w:t>
      </w:r>
      <w:commentRangeEnd w:id="4"/>
      <w:r w:rsidR="004934D5">
        <w:rPr>
          <w:rStyle w:val="a3"/>
        </w:rPr>
        <w:commentReference w:id="4"/>
      </w:r>
    </w:p>
    <w:p w14:paraId="01A9B0CB" w14:textId="77777777" w:rsidR="0092680B" w:rsidRPr="004934D5" w:rsidRDefault="00B205B8" w:rsidP="0095180B">
      <w:pPr>
        <w:spacing w:line="440" w:lineRule="exact"/>
        <w:jc w:val="center"/>
        <w:outlineLvl w:val="0"/>
        <w:rPr>
          <w:b/>
          <w:sz w:val="28"/>
          <w:szCs w:val="28"/>
        </w:rPr>
      </w:pPr>
      <w:r>
        <w:rPr>
          <w:rFonts w:hint="eastAsia"/>
          <w:b/>
          <w:sz w:val="28"/>
          <w:szCs w:val="28"/>
        </w:rPr>
        <w:t>E</w:t>
      </w:r>
      <w:r w:rsidR="00250B90">
        <w:rPr>
          <w:b/>
          <w:sz w:val="28"/>
          <w:szCs w:val="28"/>
        </w:rPr>
        <w:t xml:space="preserve">CG </w:t>
      </w:r>
      <w:r w:rsidR="00250B90">
        <w:rPr>
          <w:rFonts w:hint="eastAsia"/>
          <w:b/>
          <w:sz w:val="28"/>
          <w:szCs w:val="28"/>
        </w:rPr>
        <w:t>m</w:t>
      </w:r>
      <w:r w:rsidR="00250B90">
        <w:rPr>
          <w:b/>
          <w:sz w:val="28"/>
          <w:szCs w:val="28"/>
        </w:rPr>
        <w:t>onitoring system u</w:t>
      </w:r>
      <w:r>
        <w:rPr>
          <w:b/>
          <w:sz w:val="28"/>
          <w:szCs w:val="28"/>
        </w:rPr>
        <w:t>sing New Dry Electrode</w:t>
      </w:r>
    </w:p>
    <w:p w14:paraId="65F009E6" w14:textId="77777777" w:rsidR="0092680B" w:rsidRPr="00250B90" w:rsidRDefault="00250B90" w:rsidP="004D0A38">
      <w:pPr>
        <w:spacing w:beforeLines="50" w:before="156"/>
        <w:jc w:val="center"/>
      </w:pPr>
      <w:r>
        <w:rPr>
          <w:lang w:val="de-DE"/>
        </w:rPr>
        <w:t>Gong Qi</w:t>
      </w:r>
      <w:r w:rsidR="0092680B" w:rsidRPr="00747925">
        <w:rPr>
          <w:vertAlign w:val="superscript"/>
          <w:lang w:val="de-DE"/>
        </w:rPr>
        <w:t xml:space="preserve"> 1</w:t>
      </w:r>
      <w:r w:rsidR="00795F6B" w:rsidRPr="00747925">
        <w:rPr>
          <w:rFonts w:hint="eastAsia"/>
          <w:vertAlign w:val="superscript"/>
          <w:lang w:val="de-DE"/>
        </w:rPr>
        <w:t>,</w:t>
      </w:r>
      <w:r w:rsidR="0092680B" w:rsidRPr="00747925">
        <w:rPr>
          <w:vertAlign w:val="superscript"/>
          <w:lang w:val="de-DE"/>
        </w:rPr>
        <w:t>2</w:t>
      </w:r>
      <w:r w:rsidR="0092680B" w:rsidRPr="00747925">
        <w:rPr>
          <w:lang w:val="de-DE"/>
        </w:rPr>
        <w:t>，</w:t>
      </w:r>
      <w:r>
        <w:rPr>
          <w:lang w:val="de-DE"/>
        </w:rPr>
        <w:t>Liu Ming</w:t>
      </w:r>
      <w:r w:rsidR="0092680B" w:rsidRPr="00747925">
        <w:rPr>
          <w:lang w:val="de-DE"/>
        </w:rPr>
        <w:t xml:space="preserve"> </w:t>
      </w:r>
      <w:r>
        <w:rPr>
          <w:vertAlign w:val="superscript"/>
          <w:lang w:val="de-DE"/>
        </w:rPr>
        <w:t>2</w:t>
      </w:r>
      <w:r w:rsidR="0092680B" w:rsidRPr="00747925">
        <w:rPr>
          <w:lang w:val="de-DE"/>
        </w:rPr>
        <w:t>，</w:t>
      </w:r>
      <w:r>
        <w:rPr>
          <w:rFonts w:hint="eastAsia"/>
          <w:lang w:val="de-DE"/>
        </w:rPr>
        <w:t>Guo Xuhong</w:t>
      </w:r>
      <w:r w:rsidRPr="00250B90">
        <w:rPr>
          <w:rFonts w:hint="eastAsia"/>
          <w:vertAlign w:val="superscript"/>
          <w:lang w:val="de-DE"/>
        </w:rPr>
        <w:t>2</w:t>
      </w:r>
      <w:r>
        <w:rPr>
          <w:rFonts w:hint="eastAsia"/>
          <w:lang w:val="de-DE"/>
        </w:rPr>
        <w:t>，</w:t>
      </w:r>
      <w:r>
        <w:rPr>
          <w:rFonts w:hint="eastAsia"/>
          <w:lang w:val="de-DE"/>
        </w:rPr>
        <w:t>Zhang Xu</w:t>
      </w:r>
      <w:r w:rsidRPr="00250B90">
        <w:rPr>
          <w:rFonts w:hint="eastAsia"/>
          <w:vertAlign w:val="superscript"/>
          <w:lang w:val="de-DE"/>
        </w:rPr>
        <w:t>2</w:t>
      </w:r>
      <w:r>
        <w:rPr>
          <w:rFonts w:hint="eastAsia"/>
          <w:lang w:val="de-DE"/>
        </w:rPr>
        <w:t>，</w:t>
      </w:r>
      <w:r>
        <w:rPr>
          <w:rFonts w:hint="eastAsia"/>
          <w:lang w:val="de-DE"/>
        </w:rPr>
        <w:t>Li</w:t>
      </w:r>
      <w:r>
        <w:rPr>
          <w:lang w:val="de-DE"/>
        </w:rPr>
        <w:t xml:space="preserve"> Bin</w:t>
      </w:r>
      <w:r>
        <w:rPr>
          <w:vertAlign w:val="superscript"/>
          <w:lang w:val="de-DE"/>
        </w:rPr>
        <w:t>1</w:t>
      </w:r>
    </w:p>
    <w:p w14:paraId="44B8B890" w14:textId="77777777" w:rsidR="000E544B" w:rsidRPr="00747925" w:rsidRDefault="00A17E50" w:rsidP="004D0A38">
      <w:pPr>
        <w:jc w:val="center"/>
        <w:rPr>
          <w:sz w:val="18"/>
          <w:szCs w:val="18"/>
        </w:rPr>
      </w:pPr>
      <w:commentRangeStart w:id="5"/>
      <w:r w:rsidRPr="00747925">
        <w:rPr>
          <w:sz w:val="18"/>
          <w:szCs w:val="18"/>
        </w:rPr>
        <w:t xml:space="preserve">(1. </w:t>
      </w:r>
      <w:r w:rsidR="00250B90" w:rsidRPr="00250B90">
        <w:rPr>
          <w:sz w:val="18"/>
          <w:szCs w:val="18"/>
        </w:rPr>
        <w:t>School of Electronic and Information Engineering</w:t>
      </w:r>
      <w:r w:rsidR="000E544B" w:rsidRPr="00747925">
        <w:rPr>
          <w:rFonts w:hint="eastAsia"/>
          <w:sz w:val="18"/>
          <w:szCs w:val="18"/>
        </w:rPr>
        <w:t xml:space="preserve">, </w:t>
      </w:r>
      <w:r w:rsidR="00250B90" w:rsidRPr="00250B90">
        <w:rPr>
          <w:sz w:val="18"/>
          <w:szCs w:val="18"/>
        </w:rPr>
        <w:t>South China University of Technology</w:t>
      </w:r>
      <w:r w:rsidR="000B54F7" w:rsidRPr="00747925">
        <w:rPr>
          <w:sz w:val="18"/>
          <w:szCs w:val="18"/>
        </w:rPr>
        <w:t xml:space="preserve">, </w:t>
      </w:r>
      <w:r w:rsidR="00250B90">
        <w:rPr>
          <w:sz w:val="18"/>
          <w:szCs w:val="18"/>
        </w:rPr>
        <w:t>Guangdong</w:t>
      </w:r>
      <w:r w:rsidR="00FE0DBF" w:rsidRPr="00747925">
        <w:rPr>
          <w:sz w:val="18"/>
          <w:szCs w:val="18"/>
        </w:rPr>
        <w:t xml:space="preserve"> </w:t>
      </w:r>
      <w:r w:rsidR="00250B90">
        <w:rPr>
          <w:rFonts w:hint="eastAsia"/>
          <w:sz w:val="18"/>
          <w:szCs w:val="18"/>
        </w:rPr>
        <w:t>510641</w:t>
      </w:r>
      <w:r w:rsidR="000B54F7" w:rsidRPr="00747925">
        <w:rPr>
          <w:sz w:val="18"/>
          <w:szCs w:val="18"/>
        </w:rPr>
        <w:t xml:space="preserve">, China; </w:t>
      </w:r>
    </w:p>
    <w:p w14:paraId="7D8D42DA" w14:textId="77777777" w:rsidR="004D0A38" w:rsidRPr="00747925" w:rsidRDefault="000B54F7" w:rsidP="0095180B">
      <w:pPr>
        <w:jc w:val="center"/>
        <w:outlineLvl w:val="0"/>
        <w:rPr>
          <w:sz w:val="18"/>
          <w:szCs w:val="18"/>
        </w:rPr>
      </w:pPr>
      <w:r w:rsidRPr="00747925">
        <w:rPr>
          <w:sz w:val="18"/>
          <w:szCs w:val="18"/>
        </w:rPr>
        <w:t xml:space="preserve">2. </w:t>
      </w:r>
      <w:r w:rsidR="00250B90" w:rsidRPr="00250B90">
        <w:rPr>
          <w:sz w:val="18"/>
          <w:szCs w:val="18"/>
        </w:rPr>
        <w:t>State Key Laboratory on Integrated Optoelectronics Institute of Semiconductors, Chinese Academy of Sciences</w:t>
      </w:r>
      <w:r w:rsidRPr="00747925">
        <w:rPr>
          <w:sz w:val="18"/>
          <w:szCs w:val="18"/>
        </w:rPr>
        <w:t xml:space="preserve">, </w:t>
      </w:r>
      <w:r w:rsidR="00132404" w:rsidRPr="00747925">
        <w:rPr>
          <w:sz w:val="18"/>
          <w:szCs w:val="18"/>
        </w:rPr>
        <w:t>Beijing 100</w:t>
      </w:r>
      <w:r w:rsidR="000E544B" w:rsidRPr="00747925">
        <w:rPr>
          <w:rFonts w:hint="eastAsia"/>
          <w:sz w:val="18"/>
          <w:szCs w:val="18"/>
        </w:rPr>
        <w:t>0</w:t>
      </w:r>
      <w:r w:rsidR="00132404" w:rsidRPr="00747925">
        <w:rPr>
          <w:sz w:val="18"/>
          <w:szCs w:val="18"/>
        </w:rPr>
        <w:t>8</w:t>
      </w:r>
      <w:r w:rsidR="000E544B" w:rsidRPr="00747925">
        <w:rPr>
          <w:rFonts w:hint="eastAsia"/>
          <w:sz w:val="18"/>
          <w:szCs w:val="18"/>
        </w:rPr>
        <w:t>3</w:t>
      </w:r>
      <w:r w:rsidRPr="00747925">
        <w:rPr>
          <w:sz w:val="18"/>
          <w:szCs w:val="18"/>
        </w:rPr>
        <w:t>,</w:t>
      </w:r>
      <w:r w:rsidR="00E91219" w:rsidRPr="00747925">
        <w:rPr>
          <w:sz w:val="18"/>
          <w:szCs w:val="18"/>
        </w:rPr>
        <w:t xml:space="preserve"> </w:t>
      </w:r>
      <w:r w:rsidRPr="00747925">
        <w:rPr>
          <w:sz w:val="18"/>
          <w:szCs w:val="18"/>
        </w:rPr>
        <w:t>China</w:t>
      </w:r>
      <w:r w:rsidR="0092680B" w:rsidRPr="00747925">
        <w:rPr>
          <w:sz w:val="18"/>
          <w:szCs w:val="18"/>
        </w:rPr>
        <w:t>)</w:t>
      </w:r>
      <w:commentRangeEnd w:id="5"/>
      <w:r w:rsidR="009F5BEE" w:rsidRPr="00747925">
        <w:rPr>
          <w:rStyle w:val="a3"/>
          <w:sz w:val="18"/>
          <w:szCs w:val="18"/>
        </w:rPr>
        <w:commentReference w:id="5"/>
      </w:r>
    </w:p>
    <w:p w14:paraId="2F4A9D88" w14:textId="29B84BF5" w:rsidR="000B54F7" w:rsidRPr="00747925" w:rsidRDefault="000B54F7" w:rsidP="004934D5">
      <w:pPr>
        <w:spacing w:beforeLines="50" w:before="156"/>
        <w:rPr>
          <w:rFonts w:eastAsia="楷体_GB2312"/>
          <w:sz w:val="18"/>
          <w:szCs w:val="18"/>
        </w:rPr>
      </w:pPr>
      <w:r w:rsidRPr="00747925">
        <w:rPr>
          <w:rFonts w:eastAsia="黑体"/>
          <w:b/>
          <w:sz w:val="18"/>
          <w:szCs w:val="18"/>
        </w:rPr>
        <w:t>Abstract:</w:t>
      </w:r>
      <w:r w:rsidR="009818CF">
        <w:rPr>
          <w:rFonts w:eastAsia="黑体" w:hint="eastAsia"/>
          <w:b/>
          <w:sz w:val="18"/>
          <w:szCs w:val="18"/>
        </w:rPr>
        <w:t xml:space="preserve"> </w:t>
      </w:r>
      <w:r w:rsidR="00250B90" w:rsidRPr="00250B90">
        <w:rPr>
          <w:rFonts w:ascii="楷体" w:eastAsia="楷体" w:hAnsi="楷体"/>
          <w:sz w:val="18"/>
          <w:szCs w:val="18"/>
        </w:rPr>
        <w:t xml:space="preserve">for improving nursing level </w:t>
      </w:r>
      <w:r w:rsidR="00EA5488">
        <w:rPr>
          <w:rFonts w:ascii="楷体" w:eastAsia="楷体" w:hAnsi="楷体" w:hint="eastAsia"/>
          <w:sz w:val="18"/>
          <w:szCs w:val="18"/>
        </w:rPr>
        <w:t>of</w:t>
      </w:r>
      <w:r w:rsidR="00EA5488">
        <w:rPr>
          <w:rFonts w:ascii="楷体" w:eastAsia="楷体" w:hAnsi="楷体"/>
          <w:sz w:val="18"/>
          <w:szCs w:val="18"/>
        </w:rPr>
        <w:t xml:space="preserve"> personal health </w:t>
      </w:r>
      <w:r w:rsidR="00250B90" w:rsidRPr="00250B90">
        <w:rPr>
          <w:rFonts w:ascii="楷体" w:eastAsia="楷体" w:hAnsi="楷体"/>
          <w:sz w:val="18"/>
          <w:szCs w:val="18"/>
        </w:rPr>
        <w:t>a</w:t>
      </w:r>
      <w:r w:rsidR="00EA5488">
        <w:rPr>
          <w:rFonts w:ascii="楷体" w:eastAsia="楷体" w:hAnsi="楷体"/>
          <w:sz w:val="18"/>
          <w:szCs w:val="18"/>
        </w:rPr>
        <w:t>nd reducing the probability of lesion</w:t>
      </w:r>
      <w:r w:rsidR="00250B90" w:rsidRPr="00250B90">
        <w:rPr>
          <w:rFonts w:ascii="楷体" w:eastAsia="楷体" w:hAnsi="楷体"/>
          <w:sz w:val="18"/>
          <w:szCs w:val="18"/>
        </w:rPr>
        <w:t xml:space="preserve">, a wireless </w:t>
      </w:r>
      <w:r w:rsidR="003E2E83" w:rsidRPr="00351151">
        <w:rPr>
          <w:rFonts w:ascii="楷体" w:eastAsia="楷体" w:hAnsi="楷体" w:hint="eastAsia"/>
          <w:sz w:val="18"/>
          <w:szCs w:val="18"/>
        </w:rPr>
        <w:t>e</w:t>
      </w:r>
      <w:r w:rsidR="003E2E83" w:rsidRPr="00351151">
        <w:rPr>
          <w:rFonts w:ascii="楷体" w:eastAsia="楷体" w:hAnsi="楷体"/>
          <w:sz w:val="18"/>
          <w:szCs w:val="18"/>
        </w:rPr>
        <w:t>lectrocardiographic</w:t>
      </w:r>
      <w:r w:rsidR="003E2E83" w:rsidRPr="00250B90">
        <w:rPr>
          <w:rFonts w:ascii="楷体" w:eastAsia="楷体" w:hAnsi="楷体"/>
          <w:sz w:val="18"/>
          <w:szCs w:val="18"/>
        </w:rPr>
        <w:t xml:space="preserve"> </w:t>
      </w:r>
      <w:r w:rsidR="00351151">
        <w:rPr>
          <w:rFonts w:ascii="楷体" w:eastAsia="楷体" w:hAnsi="楷体" w:hint="eastAsia"/>
          <w:sz w:val="18"/>
          <w:szCs w:val="18"/>
        </w:rPr>
        <w:t>（ECG</w:t>
      </w:r>
      <w:r w:rsidR="00351151">
        <w:rPr>
          <w:rFonts w:ascii="楷体" w:eastAsia="楷体" w:hAnsi="楷体"/>
          <w:sz w:val="18"/>
          <w:szCs w:val="18"/>
        </w:rPr>
        <w:t>）</w:t>
      </w:r>
      <w:r w:rsidR="00250B90" w:rsidRPr="00250B90">
        <w:rPr>
          <w:rFonts w:ascii="楷体" w:eastAsia="楷体" w:hAnsi="楷体"/>
          <w:sz w:val="18"/>
          <w:szCs w:val="18"/>
        </w:rPr>
        <w:t>monitoring system is presented in this paper. The system consists of an ECG acquisition front-end, a wireless router and mobile terminals. A new kind of low-cost dry electrode is used due to the shortcoming of wet electrode and conventional dry electrode, increasing comfort of attaching the electrode to skin to a certain degree. To solve the problem of signal degradation by conventional dry electrode and reach the low power consumption of 8-bit embedded system, a special adaptive signal processing algorithm is designed. The results show that the system works well and the acquisition front-end can extract the ECG and heart rate information both in motion and idle state.</w:t>
      </w:r>
      <w:r w:rsidR="007E0B3A" w:rsidRPr="00747925">
        <w:rPr>
          <w:rFonts w:eastAsia="华文宋体"/>
          <w:sz w:val="18"/>
          <w:szCs w:val="18"/>
        </w:rPr>
        <w:t xml:space="preserve"> </w:t>
      </w:r>
    </w:p>
    <w:p w14:paraId="4D7F2F7E" w14:textId="77777777" w:rsidR="00274492" w:rsidRDefault="000B54F7" w:rsidP="004934D5">
      <w:pPr>
        <w:rPr>
          <w:rFonts w:eastAsia="华文宋体"/>
          <w:sz w:val="18"/>
          <w:szCs w:val="18"/>
        </w:rPr>
        <w:sectPr w:rsidR="00274492" w:rsidSect="00274492">
          <w:footerReference w:type="first" r:id="rId9"/>
          <w:type w:val="continuous"/>
          <w:pgSz w:w="11906" w:h="16838"/>
          <w:pgMar w:top="1418" w:right="1021" w:bottom="1134" w:left="1021" w:header="851" w:footer="992" w:gutter="0"/>
          <w:cols w:space="425"/>
          <w:titlePg/>
          <w:docGrid w:type="lines" w:linePitch="312"/>
        </w:sectPr>
      </w:pPr>
      <w:r w:rsidRPr="00747925">
        <w:rPr>
          <w:rFonts w:eastAsia="黑体"/>
          <w:b/>
          <w:sz w:val="18"/>
          <w:szCs w:val="18"/>
        </w:rPr>
        <w:t>Key</w:t>
      </w:r>
      <w:r w:rsidR="00CF43BC" w:rsidRPr="00747925">
        <w:rPr>
          <w:rFonts w:eastAsia="黑体" w:hint="eastAsia"/>
          <w:b/>
          <w:sz w:val="18"/>
          <w:szCs w:val="18"/>
        </w:rPr>
        <w:t xml:space="preserve"> </w:t>
      </w:r>
      <w:r w:rsidRPr="00747925">
        <w:rPr>
          <w:rFonts w:eastAsia="黑体"/>
          <w:b/>
          <w:sz w:val="18"/>
          <w:szCs w:val="18"/>
        </w:rPr>
        <w:t>words:</w:t>
      </w:r>
      <w:r w:rsidR="0009501F" w:rsidRPr="00747925">
        <w:rPr>
          <w:rFonts w:eastAsia="黑体"/>
          <w:b/>
          <w:sz w:val="18"/>
          <w:szCs w:val="18"/>
        </w:rPr>
        <w:t xml:space="preserve"> </w:t>
      </w:r>
      <w:r w:rsidR="00250B90">
        <w:rPr>
          <w:rFonts w:eastAsia="华文宋体" w:hint="eastAsia"/>
          <w:sz w:val="18"/>
          <w:szCs w:val="18"/>
        </w:rPr>
        <w:t>e</w:t>
      </w:r>
      <w:r w:rsidR="00250B90" w:rsidRPr="00250B90">
        <w:rPr>
          <w:rFonts w:eastAsia="华文宋体"/>
          <w:sz w:val="18"/>
          <w:szCs w:val="18"/>
        </w:rPr>
        <w:t>lectrocardiographic</w:t>
      </w:r>
      <w:r w:rsidR="00250B90">
        <w:rPr>
          <w:rFonts w:eastAsia="华文宋体"/>
          <w:sz w:val="18"/>
          <w:szCs w:val="18"/>
        </w:rPr>
        <w:t>; wireless communication; electrode</w:t>
      </w:r>
      <w:r w:rsidR="00460793" w:rsidRPr="00747925">
        <w:rPr>
          <w:rFonts w:eastAsia="华文宋体"/>
          <w:sz w:val="18"/>
          <w:szCs w:val="18"/>
        </w:rPr>
        <w:t xml:space="preserve">; </w:t>
      </w:r>
      <w:r w:rsidR="00250B90">
        <w:rPr>
          <w:rFonts w:eastAsia="华文宋体"/>
          <w:sz w:val="18"/>
          <w:szCs w:val="18"/>
        </w:rPr>
        <w:t>low power consumption</w:t>
      </w:r>
    </w:p>
    <w:p w14:paraId="728432FE" w14:textId="797C6FEE" w:rsidR="001235D3" w:rsidRDefault="001235D3" w:rsidP="000B54F7">
      <w:pPr>
        <w:rPr>
          <w:rFonts w:eastAsia="黑体"/>
          <w:sz w:val="28"/>
          <w:szCs w:val="28"/>
        </w:rPr>
      </w:pPr>
    </w:p>
    <w:p w14:paraId="0331ABA3" w14:textId="7E5A5D64" w:rsidR="00A34358" w:rsidRPr="00A34358" w:rsidRDefault="00A34358" w:rsidP="0095180B">
      <w:pPr>
        <w:spacing w:line="300" w:lineRule="exact"/>
        <w:outlineLvl w:val="0"/>
        <w:rPr>
          <w:rFonts w:eastAsia="黑体"/>
          <w:sz w:val="20"/>
          <w:szCs w:val="28"/>
        </w:rPr>
      </w:pPr>
      <w:r w:rsidRPr="00A34358">
        <w:rPr>
          <w:rFonts w:eastAsia="黑体" w:hint="eastAsia"/>
          <w:sz w:val="20"/>
          <w:szCs w:val="28"/>
        </w:rPr>
        <w:t xml:space="preserve">0 </w:t>
      </w:r>
      <w:r w:rsidRPr="00A34358">
        <w:rPr>
          <w:rFonts w:eastAsia="黑体" w:hint="eastAsia"/>
          <w:sz w:val="20"/>
          <w:szCs w:val="28"/>
        </w:rPr>
        <w:t>引言</w:t>
      </w:r>
    </w:p>
    <w:p w14:paraId="23923A00" w14:textId="77777777" w:rsidR="00250B90" w:rsidRPr="00BC2A2D" w:rsidRDefault="00250B90" w:rsidP="001F309A">
      <w:pPr>
        <w:spacing w:line="300" w:lineRule="exact"/>
        <w:ind w:firstLineChars="200" w:firstLine="420"/>
        <w:outlineLvl w:val="0"/>
        <w:rPr>
          <w:szCs w:val="21"/>
        </w:rPr>
      </w:pPr>
      <w:r w:rsidRPr="00BC2A2D">
        <w:rPr>
          <w:rFonts w:hint="eastAsia"/>
          <w:szCs w:val="21"/>
        </w:rPr>
        <w:t>可穿戴设备的普及为各种场合的生理监护带来了可能。在医院中，目前对病人的心脏进行实时动态监护的设备主要以</w:t>
      </w:r>
      <w:proofErr w:type="spellStart"/>
      <w:r w:rsidRPr="00BC2A2D">
        <w:rPr>
          <w:rFonts w:hint="eastAsia"/>
          <w:szCs w:val="21"/>
        </w:rPr>
        <w:t>Holter</w:t>
      </w:r>
      <w:proofErr w:type="spellEnd"/>
      <w:r w:rsidRPr="00BC2A2D">
        <w:rPr>
          <w:rFonts w:hint="eastAsia"/>
          <w:szCs w:val="21"/>
        </w:rPr>
        <w:t>等大型设备为主，这些设备虽然监测准确，但是使用复杂，影响患者的日常生理活动与佩戴的舒适度；在家庭中，对亚健康人群的监护，在养老院中，对老人的生理状态进行实时监测，及早发现病情也是一个亟待解决的问题。</w:t>
      </w:r>
    </w:p>
    <w:p w14:paraId="286CA164" w14:textId="531F3CC7" w:rsidR="00274492" w:rsidRDefault="00250B90" w:rsidP="003E2E83">
      <w:pPr>
        <w:spacing w:line="300" w:lineRule="exact"/>
        <w:ind w:firstLineChars="200" w:firstLine="420"/>
        <w:outlineLvl w:val="0"/>
        <w:rPr>
          <w:szCs w:val="21"/>
        </w:rPr>
      </w:pPr>
      <w:r w:rsidRPr="00BC2A2D">
        <w:rPr>
          <w:rFonts w:hint="eastAsia"/>
          <w:szCs w:val="21"/>
        </w:rPr>
        <w:t>论文</w:t>
      </w:r>
      <w:r w:rsidRPr="00002984">
        <w:rPr>
          <w:rFonts w:hint="eastAsia"/>
          <w:szCs w:val="21"/>
          <w:vertAlign w:val="superscript"/>
        </w:rPr>
        <w:t>[1]</w:t>
      </w:r>
      <w:r w:rsidRPr="00BC2A2D">
        <w:rPr>
          <w:rFonts w:hint="eastAsia"/>
          <w:szCs w:val="21"/>
        </w:rPr>
        <w:t>中分析并对比了单导联下心电监护的可</w:t>
      </w:r>
      <w:r w:rsidRPr="00BC2A2D">
        <w:rPr>
          <w:rFonts w:hint="eastAsia"/>
          <w:szCs w:val="21"/>
        </w:rPr>
        <w:lastRenderedPageBreak/>
        <w:t>行性与优缺点。已有的心电监护设备包括快速心电检测仪和穿戴式心电贴</w:t>
      </w:r>
      <w:r w:rsidR="003E2E83">
        <w:rPr>
          <w:rFonts w:hint="eastAsia"/>
          <w:szCs w:val="21"/>
        </w:rPr>
        <w:t>两种。快速心电检测仪需要多根导联线，影响被试者的穿戴体验。可穿戴</w:t>
      </w:r>
      <w:proofErr w:type="gramStart"/>
      <w:r w:rsidRPr="00BC2A2D">
        <w:rPr>
          <w:rFonts w:hint="eastAsia"/>
          <w:szCs w:val="21"/>
        </w:rPr>
        <w:t>心电贴能动态</w:t>
      </w:r>
      <w:proofErr w:type="gramEnd"/>
      <w:r w:rsidRPr="00BC2A2D">
        <w:rPr>
          <w:rFonts w:hint="eastAsia"/>
          <w:szCs w:val="21"/>
        </w:rPr>
        <w:t>监测心电信号，并且提供较好的舒适度，但是设备价格很高</w:t>
      </w:r>
      <w:r w:rsidR="00D858C6">
        <w:rPr>
          <w:rFonts w:hint="eastAsia"/>
          <w:szCs w:val="21"/>
        </w:rPr>
        <w:t>且以湿电极为主</w:t>
      </w:r>
      <w:r w:rsidRPr="00BC2A2D">
        <w:rPr>
          <w:rFonts w:hint="eastAsia"/>
          <w:szCs w:val="21"/>
        </w:rPr>
        <w:t>，不适合市场普及</w:t>
      </w:r>
      <w:r w:rsidR="00D858C6">
        <w:rPr>
          <w:rFonts w:hint="eastAsia"/>
          <w:szCs w:val="21"/>
        </w:rPr>
        <w:t>与长期监测</w:t>
      </w:r>
      <w:r w:rsidRPr="00BC2A2D">
        <w:rPr>
          <w:rFonts w:hint="eastAsia"/>
          <w:szCs w:val="21"/>
        </w:rPr>
        <w:t>。针对上述问题，本文研究并设计了一种智能监护系统，用于对各种人群的生理信号进行监护，该系统采用一种新型干电极</w:t>
      </w:r>
      <w:r w:rsidRPr="00BC2A2D">
        <w:rPr>
          <w:rFonts w:hint="eastAsia"/>
          <w:szCs w:val="21"/>
        </w:rPr>
        <w:t>-</w:t>
      </w:r>
      <w:r w:rsidRPr="00BC2A2D">
        <w:rPr>
          <w:rFonts w:hint="eastAsia"/>
          <w:szCs w:val="21"/>
        </w:rPr>
        <w:t>自润湿纸电极作为心电采集电极，解决了湿电极不适合长期监测的问题，提高了佩戴的舒适度。与传统干电极相比，纸电极与皮肤接触阻抗更低，采集的心电</w:t>
      </w:r>
      <w:r w:rsidR="00274492" w:rsidRPr="00BC2A2D">
        <w:rPr>
          <w:rFonts w:hint="eastAsia"/>
          <w:szCs w:val="21"/>
        </w:rPr>
        <w:t>信号质量</w:t>
      </w:r>
      <w:r w:rsidR="00274492" w:rsidRPr="00BC2A2D">
        <w:rPr>
          <w:rFonts w:hint="eastAsia"/>
          <w:szCs w:val="21"/>
        </w:rPr>
        <w:lastRenderedPageBreak/>
        <w:t>更高。但是纸电极与人体的黏附性不</w:t>
      </w:r>
      <w:r w:rsidR="003E2E83">
        <w:rPr>
          <w:rFonts w:hint="eastAsia"/>
          <w:szCs w:val="21"/>
        </w:rPr>
        <w:t>佳，采集到的心电信号基线漂移较</w:t>
      </w:r>
      <w:r w:rsidR="00274492" w:rsidRPr="00BC2A2D">
        <w:rPr>
          <w:rFonts w:hint="eastAsia"/>
          <w:szCs w:val="21"/>
        </w:rPr>
        <w:t>大，系统采用专门的自适应信号处理算法进行滤波处理，系统处理核心以低功耗</w:t>
      </w:r>
      <w:r w:rsidR="00274492" w:rsidRPr="00BC2A2D">
        <w:rPr>
          <w:rFonts w:hint="eastAsia"/>
          <w:szCs w:val="21"/>
        </w:rPr>
        <w:t>8</w:t>
      </w:r>
      <w:r w:rsidR="00274492" w:rsidRPr="00BC2A2D">
        <w:rPr>
          <w:rFonts w:hint="eastAsia"/>
          <w:szCs w:val="21"/>
        </w:rPr>
        <w:t>位单片机为主，不仅降低了系统功耗，成本也大大降低。</w:t>
      </w:r>
    </w:p>
    <w:p w14:paraId="79D5E328" w14:textId="77777777" w:rsidR="00515FC6" w:rsidRPr="00935C7C" w:rsidRDefault="00515FC6" w:rsidP="00935C7C">
      <w:pPr>
        <w:rPr>
          <w:b/>
          <w:sz w:val="28"/>
          <w:szCs w:val="28"/>
        </w:rPr>
      </w:pPr>
      <w:r w:rsidRPr="00935C7C">
        <w:rPr>
          <w:b/>
          <w:sz w:val="28"/>
          <w:szCs w:val="28"/>
        </w:rPr>
        <w:t xml:space="preserve">1 </w:t>
      </w:r>
      <w:r w:rsidR="00250B90" w:rsidRPr="00935C7C">
        <w:rPr>
          <w:rFonts w:hint="eastAsia"/>
          <w:b/>
          <w:sz w:val="28"/>
          <w:szCs w:val="28"/>
        </w:rPr>
        <w:t>系统总体架构</w:t>
      </w:r>
    </w:p>
    <w:p w14:paraId="1D786AF2" w14:textId="404E3C64" w:rsidR="00D464E3" w:rsidRPr="00BC2A2D" w:rsidRDefault="00250B90" w:rsidP="00477558">
      <w:pPr>
        <w:spacing w:line="300" w:lineRule="exact"/>
        <w:ind w:firstLineChars="200" w:firstLine="420"/>
        <w:rPr>
          <w:szCs w:val="21"/>
        </w:rPr>
      </w:pPr>
      <w:r w:rsidRPr="00BC2A2D">
        <w:rPr>
          <w:rFonts w:hint="eastAsia"/>
          <w:szCs w:val="21"/>
        </w:rPr>
        <w:t>心电监测系统由心电采集前端，</w:t>
      </w:r>
      <w:proofErr w:type="gramStart"/>
      <w:r w:rsidRPr="00BC2A2D">
        <w:rPr>
          <w:rFonts w:hint="eastAsia"/>
          <w:szCs w:val="21"/>
        </w:rPr>
        <w:t>蓝牙</w:t>
      </w:r>
      <w:proofErr w:type="spellStart"/>
      <w:proofErr w:type="gramEnd"/>
      <w:r w:rsidR="00351151">
        <w:rPr>
          <w:rFonts w:hint="eastAsia"/>
          <w:szCs w:val="21"/>
        </w:rPr>
        <w:t>WiFi</w:t>
      </w:r>
      <w:proofErr w:type="spellEnd"/>
      <w:r w:rsidRPr="00BC2A2D">
        <w:rPr>
          <w:rFonts w:hint="eastAsia"/>
          <w:szCs w:val="21"/>
        </w:rPr>
        <w:t xml:space="preserve">, </w:t>
      </w:r>
      <w:r w:rsidRPr="00BC2A2D">
        <w:rPr>
          <w:rFonts w:hint="eastAsia"/>
          <w:szCs w:val="21"/>
        </w:rPr>
        <w:t>显示终端几部分组成，采集前端是本系统的核心组成部分。心电监护系统的硬件框架如图</w:t>
      </w:r>
      <w:r w:rsidRPr="00BC2A2D">
        <w:rPr>
          <w:rFonts w:hint="eastAsia"/>
          <w:szCs w:val="21"/>
        </w:rPr>
        <w:t>1</w:t>
      </w:r>
      <w:r w:rsidRPr="00BC2A2D">
        <w:rPr>
          <w:rFonts w:hint="eastAsia"/>
          <w:szCs w:val="21"/>
        </w:rPr>
        <w:t>所示，采集前端主要由信号调理单元，数字信号处理单元，模块管理单元，无线通讯单元和电源管理单元组成。采集前端对原始</w:t>
      </w:r>
      <w:r w:rsidR="00351151">
        <w:rPr>
          <w:rFonts w:hint="eastAsia"/>
          <w:szCs w:val="21"/>
        </w:rPr>
        <w:t>心电信号</w:t>
      </w:r>
      <w:r w:rsidR="00351151">
        <w:rPr>
          <w:rFonts w:hint="cs"/>
          <w:szCs w:val="21"/>
        </w:rPr>
        <w:t>(</w:t>
      </w:r>
      <w:r w:rsidR="00351151" w:rsidRPr="00351151">
        <w:rPr>
          <w:szCs w:val="21"/>
        </w:rPr>
        <w:t>electrocardiographic</w:t>
      </w:r>
      <w:r w:rsidR="00351151">
        <w:rPr>
          <w:rFonts w:hint="eastAsia"/>
          <w:szCs w:val="21"/>
        </w:rPr>
        <w:t>，</w:t>
      </w:r>
      <w:r w:rsidR="00351151">
        <w:rPr>
          <w:rFonts w:hint="eastAsia"/>
          <w:szCs w:val="21"/>
        </w:rPr>
        <w:t>ECG</w:t>
      </w:r>
      <w:r w:rsidR="00351151">
        <w:rPr>
          <w:szCs w:val="21"/>
        </w:rPr>
        <w:t>)</w:t>
      </w:r>
      <w:r w:rsidR="00EA5488">
        <w:rPr>
          <w:rFonts w:hint="eastAsia"/>
          <w:szCs w:val="21"/>
        </w:rPr>
        <w:t>信号进行软硬件处理后</w:t>
      </w:r>
      <w:proofErr w:type="gramStart"/>
      <w:r w:rsidR="00EA5488">
        <w:rPr>
          <w:rFonts w:hint="eastAsia"/>
          <w:szCs w:val="21"/>
        </w:rPr>
        <w:t>由</w:t>
      </w:r>
      <w:r w:rsidR="00351151">
        <w:rPr>
          <w:rFonts w:hint="eastAsia"/>
          <w:szCs w:val="21"/>
        </w:rPr>
        <w:t>蓝牙</w:t>
      </w:r>
      <w:proofErr w:type="spellStart"/>
      <w:proofErr w:type="gramEnd"/>
      <w:r w:rsidR="00351151">
        <w:rPr>
          <w:szCs w:val="21"/>
        </w:rPr>
        <w:t>WiFi</w:t>
      </w:r>
      <w:proofErr w:type="spellEnd"/>
      <w:r w:rsidR="00EA5488">
        <w:rPr>
          <w:rFonts w:hint="eastAsia"/>
          <w:szCs w:val="21"/>
        </w:rPr>
        <w:t>模块将处理好的数据转发出去。当查看用户的实时生理信息</w:t>
      </w:r>
      <w:r w:rsidRPr="00BC2A2D">
        <w:rPr>
          <w:rFonts w:hint="eastAsia"/>
          <w:szCs w:val="21"/>
        </w:rPr>
        <w:t>时，通过移动终端如</w:t>
      </w:r>
      <w:r w:rsidRPr="00BC2A2D">
        <w:rPr>
          <w:rFonts w:hint="eastAsia"/>
          <w:szCs w:val="21"/>
        </w:rPr>
        <w:t>Android</w:t>
      </w:r>
      <w:r w:rsidR="00EA5488">
        <w:rPr>
          <w:rFonts w:hint="eastAsia"/>
          <w:szCs w:val="21"/>
        </w:rPr>
        <w:t>设备即可查看相关参数</w:t>
      </w:r>
      <w:r w:rsidRPr="00BC2A2D">
        <w:rPr>
          <w:rFonts w:hint="eastAsia"/>
          <w:szCs w:val="21"/>
        </w:rPr>
        <w:t>；当需要记录</w:t>
      </w:r>
      <w:r w:rsidR="00EA5488">
        <w:rPr>
          <w:rFonts w:hint="eastAsia"/>
          <w:szCs w:val="21"/>
        </w:rPr>
        <w:t>用户生理信息</w:t>
      </w:r>
      <w:r w:rsidRPr="00BC2A2D">
        <w:rPr>
          <w:rFonts w:hint="eastAsia"/>
          <w:szCs w:val="21"/>
        </w:rPr>
        <w:t>数据并自动提示数据异常时，</w:t>
      </w:r>
      <w:r w:rsidR="00351151">
        <w:rPr>
          <w:rFonts w:hint="eastAsia"/>
          <w:szCs w:val="21"/>
        </w:rPr>
        <w:t>电脑</w:t>
      </w:r>
      <w:r w:rsidR="00351151">
        <w:rPr>
          <w:rFonts w:hint="eastAsia"/>
          <w:szCs w:val="21"/>
        </w:rPr>
        <w:t>(</w:t>
      </w:r>
      <w:r w:rsidR="00351151">
        <w:rPr>
          <w:szCs w:val="21"/>
        </w:rPr>
        <w:t>Personal Computer, PC</w:t>
      </w:r>
      <w:r w:rsidR="00351151">
        <w:rPr>
          <w:rFonts w:hint="eastAsia"/>
          <w:szCs w:val="21"/>
        </w:rPr>
        <w:t>)</w:t>
      </w:r>
      <w:r w:rsidR="00EA5488">
        <w:rPr>
          <w:rFonts w:hint="eastAsia"/>
          <w:szCs w:val="21"/>
        </w:rPr>
        <w:t>端的相应程序可以完成数据的分析并将数据上传至</w:t>
      </w:r>
      <w:r w:rsidRPr="00BC2A2D">
        <w:rPr>
          <w:rFonts w:hint="eastAsia"/>
          <w:szCs w:val="21"/>
        </w:rPr>
        <w:t>服务器，为大数据的应用提供了可能。</w:t>
      </w:r>
    </w:p>
    <w:p w14:paraId="2FAB91AB" w14:textId="59A005E0" w:rsidR="001F309A" w:rsidRPr="00BC2A2D" w:rsidRDefault="001F309A" w:rsidP="001F309A">
      <w:pPr>
        <w:spacing w:line="300" w:lineRule="exact"/>
        <w:ind w:firstLineChars="200" w:firstLine="420"/>
        <w:rPr>
          <w:szCs w:val="21"/>
        </w:rPr>
      </w:pPr>
      <w:r w:rsidRPr="00BC2A2D">
        <w:rPr>
          <w:rFonts w:hint="eastAsia"/>
          <w:szCs w:val="21"/>
        </w:rPr>
        <w:t>系统通过纸电极与人体接触，</w:t>
      </w:r>
      <w:r w:rsidR="00351151">
        <w:rPr>
          <w:rFonts w:hint="eastAsia"/>
          <w:szCs w:val="21"/>
        </w:rPr>
        <w:t>模拟前端芯片</w:t>
      </w:r>
      <w:r w:rsidRPr="00BC2A2D">
        <w:rPr>
          <w:rFonts w:hint="eastAsia"/>
          <w:szCs w:val="21"/>
        </w:rPr>
        <w:t>AD8232</w:t>
      </w:r>
      <w:r w:rsidRPr="00BC2A2D">
        <w:rPr>
          <w:rFonts w:hint="eastAsia"/>
          <w:szCs w:val="21"/>
        </w:rPr>
        <w:t>对原始</w:t>
      </w:r>
      <w:r w:rsidRPr="00BC2A2D">
        <w:rPr>
          <w:rFonts w:hint="eastAsia"/>
          <w:szCs w:val="21"/>
        </w:rPr>
        <w:t>ECG</w:t>
      </w:r>
      <w:r w:rsidRPr="00BC2A2D">
        <w:rPr>
          <w:rFonts w:hint="eastAsia"/>
          <w:szCs w:val="21"/>
        </w:rPr>
        <w:t>信号进行模拟滤波，同时对微弱的</w:t>
      </w:r>
      <w:r w:rsidRPr="00BC2A2D">
        <w:rPr>
          <w:rFonts w:hint="eastAsia"/>
          <w:szCs w:val="21"/>
        </w:rPr>
        <w:t>ECG</w:t>
      </w:r>
      <w:r w:rsidRPr="00BC2A2D">
        <w:rPr>
          <w:rFonts w:hint="eastAsia"/>
          <w:szCs w:val="21"/>
        </w:rPr>
        <w:t>信号进行放大，便于后续的数字处理。经初步处理后的</w:t>
      </w:r>
      <w:r w:rsidRPr="00BC2A2D">
        <w:rPr>
          <w:rFonts w:hint="eastAsia"/>
          <w:szCs w:val="21"/>
        </w:rPr>
        <w:t>ECG</w:t>
      </w:r>
      <w:r w:rsidRPr="00BC2A2D">
        <w:rPr>
          <w:rFonts w:hint="eastAsia"/>
          <w:szCs w:val="21"/>
        </w:rPr>
        <w:t>信号被送入</w:t>
      </w:r>
      <w:r w:rsidRPr="00BC2A2D">
        <w:rPr>
          <w:rFonts w:hint="eastAsia"/>
          <w:szCs w:val="21"/>
        </w:rPr>
        <w:t>STM8L152K6</w:t>
      </w:r>
      <w:r w:rsidRPr="00BC2A2D">
        <w:rPr>
          <w:rFonts w:hint="eastAsia"/>
          <w:szCs w:val="21"/>
        </w:rPr>
        <w:t>单片机的</w:t>
      </w:r>
      <w:r w:rsidRPr="00BC2A2D">
        <w:rPr>
          <w:rFonts w:hint="eastAsia"/>
          <w:szCs w:val="21"/>
        </w:rPr>
        <w:t>A/D</w:t>
      </w:r>
      <w:r w:rsidRPr="00BC2A2D">
        <w:rPr>
          <w:rFonts w:hint="eastAsia"/>
          <w:szCs w:val="21"/>
        </w:rPr>
        <w:t>进行数字化，在单片机中采用简化的</w:t>
      </w:r>
      <w:r w:rsidRPr="00BC2A2D">
        <w:rPr>
          <w:rFonts w:hint="eastAsia"/>
          <w:szCs w:val="21"/>
        </w:rPr>
        <w:t>pan-Tompkins</w:t>
      </w:r>
      <w:r w:rsidR="002253F1">
        <w:rPr>
          <w:rFonts w:hint="eastAsia"/>
          <w:szCs w:val="21"/>
        </w:rPr>
        <w:t>(</w:t>
      </w:r>
      <w:r w:rsidR="002253F1">
        <w:rPr>
          <w:szCs w:val="21"/>
        </w:rPr>
        <w:t>PT</w:t>
      </w:r>
      <w:r w:rsidR="002253F1">
        <w:rPr>
          <w:rFonts w:hint="eastAsia"/>
          <w:szCs w:val="21"/>
        </w:rPr>
        <w:t>)</w:t>
      </w:r>
      <w:r w:rsidRPr="00BC2A2D">
        <w:rPr>
          <w:rFonts w:hint="eastAsia"/>
          <w:szCs w:val="21"/>
        </w:rPr>
        <w:t>算法对</w:t>
      </w:r>
      <w:r w:rsidRPr="00BC2A2D">
        <w:rPr>
          <w:rFonts w:hint="eastAsia"/>
          <w:szCs w:val="21"/>
        </w:rPr>
        <w:t>ECG</w:t>
      </w:r>
      <w:r w:rsidRPr="00BC2A2D">
        <w:rPr>
          <w:rFonts w:hint="eastAsia"/>
          <w:szCs w:val="21"/>
        </w:rPr>
        <w:t>信号进行进一步处理，最后采用自适应阈值算法计算心率。最终的结果以及数字化的</w:t>
      </w:r>
      <w:r w:rsidRPr="00BC2A2D">
        <w:rPr>
          <w:rFonts w:hint="eastAsia"/>
          <w:szCs w:val="21"/>
        </w:rPr>
        <w:t>ECG</w:t>
      </w:r>
      <w:r w:rsidRPr="00BC2A2D">
        <w:rPr>
          <w:rFonts w:hint="eastAsia"/>
          <w:szCs w:val="21"/>
        </w:rPr>
        <w:t>数据通过无线通讯模块传入其它终端设备。</w:t>
      </w:r>
    </w:p>
    <w:p w14:paraId="64001919" w14:textId="2841DAAF" w:rsidR="001F4076" w:rsidRDefault="008370EF" w:rsidP="001F4076">
      <w:r>
        <w:object w:dxaOrig="13467" w:dyaOrig="4971" w14:anchorId="70516F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6pt;height:87pt" o:ole="">
            <v:imagedata r:id="rId10" o:title=""/>
          </v:shape>
          <o:OLEObject Type="Embed" ProgID="Visio.Drawing.15" ShapeID="_x0000_i1025" DrawAspect="Content" ObjectID="_1535811393" r:id="rId11"/>
        </w:object>
      </w:r>
    </w:p>
    <w:p w14:paraId="72CFB4F6" w14:textId="77777777" w:rsidR="004959D4" w:rsidRPr="00935C7C" w:rsidRDefault="004959D4" w:rsidP="004959D4">
      <w:pPr>
        <w:spacing w:line="300" w:lineRule="exact"/>
        <w:ind w:firstLineChars="200" w:firstLine="300"/>
        <w:jc w:val="center"/>
        <w:rPr>
          <w:sz w:val="15"/>
          <w:szCs w:val="15"/>
        </w:rPr>
      </w:pPr>
      <w:r w:rsidRPr="00935C7C">
        <w:rPr>
          <w:rFonts w:hint="eastAsia"/>
          <w:sz w:val="15"/>
          <w:szCs w:val="15"/>
        </w:rPr>
        <w:t>图</w:t>
      </w:r>
      <w:r w:rsidRPr="00935C7C">
        <w:rPr>
          <w:rFonts w:hint="eastAsia"/>
          <w:sz w:val="15"/>
          <w:szCs w:val="15"/>
        </w:rPr>
        <w:t xml:space="preserve"> </w:t>
      </w:r>
      <w:r w:rsidRPr="00935C7C">
        <w:rPr>
          <w:sz w:val="15"/>
          <w:szCs w:val="15"/>
        </w:rPr>
        <w:t xml:space="preserve">1 </w:t>
      </w:r>
      <w:r w:rsidRPr="00935C7C">
        <w:rPr>
          <w:rFonts w:hint="eastAsia"/>
          <w:sz w:val="15"/>
          <w:szCs w:val="15"/>
        </w:rPr>
        <w:t>心电监护系统图</w:t>
      </w:r>
    </w:p>
    <w:p w14:paraId="255E3C40" w14:textId="77777777" w:rsidR="004959D4" w:rsidRPr="004B2BFB" w:rsidRDefault="004959D4" w:rsidP="004B2BFB">
      <w:pPr>
        <w:rPr>
          <w:b/>
          <w:sz w:val="28"/>
          <w:szCs w:val="28"/>
        </w:rPr>
      </w:pPr>
      <w:r w:rsidRPr="004B2BFB">
        <w:rPr>
          <w:b/>
          <w:sz w:val="28"/>
          <w:szCs w:val="28"/>
        </w:rPr>
        <w:t xml:space="preserve">2 </w:t>
      </w:r>
      <w:r w:rsidRPr="004B2BFB">
        <w:rPr>
          <w:rFonts w:hint="eastAsia"/>
          <w:b/>
          <w:sz w:val="28"/>
          <w:szCs w:val="28"/>
        </w:rPr>
        <w:t>智能采集贴</w:t>
      </w:r>
      <w:r w:rsidRPr="004B2BFB">
        <w:rPr>
          <w:b/>
          <w:sz w:val="28"/>
          <w:szCs w:val="28"/>
        </w:rPr>
        <w:t>设计</w:t>
      </w:r>
    </w:p>
    <w:p w14:paraId="2B3A38E5" w14:textId="77777777" w:rsidR="004959D4" w:rsidRPr="004B2BFB" w:rsidRDefault="004959D4" w:rsidP="004959D4">
      <w:pPr>
        <w:spacing w:line="300" w:lineRule="exact"/>
        <w:outlineLvl w:val="0"/>
        <w:rPr>
          <w:rFonts w:ascii="黑体" w:eastAsia="黑体" w:hAnsi="黑体"/>
          <w:bCs/>
          <w:szCs w:val="21"/>
        </w:rPr>
      </w:pPr>
      <w:r w:rsidRPr="004B2BFB">
        <w:rPr>
          <w:rFonts w:eastAsia="黑体"/>
          <w:bCs/>
          <w:szCs w:val="21"/>
        </w:rPr>
        <w:t>2.1</w:t>
      </w:r>
      <w:r w:rsidRPr="004B2BFB">
        <w:rPr>
          <w:rFonts w:ascii="黑体" w:eastAsia="黑体" w:hAnsi="黑体"/>
          <w:bCs/>
          <w:szCs w:val="21"/>
        </w:rPr>
        <w:t xml:space="preserve"> </w:t>
      </w:r>
      <w:r w:rsidRPr="004B2BFB">
        <w:rPr>
          <w:rFonts w:ascii="黑体" w:eastAsia="黑体" w:hAnsi="黑体" w:hint="eastAsia"/>
          <w:bCs/>
          <w:szCs w:val="21"/>
        </w:rPr>
        <w:t>新型干电极</w:t>
      </w:r>
    </w:p>
    <w:p w14:paraId="73A57444" w14:textId="77777777" w:rsidR="00477558" w:rsidRPr="00BC2A2D" w:rsidRDefault="00477558" w:rsidP="00477558">
      <w:pPr>
        <w:spacing w:line="300" w:lineRule="exact"/>
        <w:ind w:firstLineChars="200" w:firstLine="420"/>
        <w:rPr>
          <w:szCs w:val="21"/>
        </w:rPr>
      </w:pPr>
      <w:r w:rsidRPr="00BC2A2D">
        <w:rPr>
          <w:rFonts w:hint="eastAsia"/>
          <w:szCs w:val="21"/>
        </w:rPr>
        <w:t>传统的</w:t>
      </w:r>
      <w:r w:rsidRPr="00BC2A2D">
        <w:rPr>
          <w:rFonts w:hint="eastAsia"/>
          <w:szCs w:val="21"/>
        </w:rPr>
        <w:t>ECG</w:t>
      </w:r>
      <w:r w:rsidRPr="00BC2A2D">
        <w:rPr>
          <w:rFonts w:hint="eastAsia"/>
          <w:szCs w:val="21"/>
        </w:rPr>
        <w:t>监护系统主要使用湿电极，这种电极使用银</w:t>
      </w:r>
      <w:r w:rsidRPr="00BC2A2D">
        <w:rPr>
          <w:rFonts w:hint="eastAsia"/>
          <w:szCs w:val="21"/>
        </w:rPr>
        <w:t>-</w:t>
      </w:r>
      <w:r w:rsidRPr="00BC2A2D">
        <w:rPr>
          <w:rFonts w:hint="eastAsia"/>
          <w:szCs w:val="21"/>
        </w:rPr>
        <w:t>氯化银</w:t>
      </w:r>
      <w:r w:rsidRPr="00BC2A2D">
        <w:rPr>
          <w:rFonts w:hint="eastAsia"/>
          <w:szCs w:val="21"/>
        </w:rPr>
        <w:t>(Ag/</w:t>
      </w:r>
      <w:proofErr w:type="spellStart"/>
      <w:r w:rsidRPr="00BC2A2D">
        <w:rPr>
          <w:rFonts w:hint="eastAsia"/>
          <w:szCs w:val="21"/>
        </w:rPr>
        <w:t>AgCl</w:t>
      </w:r>
      <w:proofErr w:type="spellEnd"/>
      <w:r w:rsidRPr="00BC2A2D">
        <w:rPr>
          <w:rFonts w:hint="eastAsia"/>
          <w:szCs w:val="21"/>
        </w:rPr>
        <w:t>)</w:t>
      </w:r>
      <w:r w:rsidRPr="00BC2A2D">
        <w:rPr>
          <w:rFonts w:hint="eastAsia"/>
          <w:szCs w:val="21"/>
        </w:rPr>
        <w:t>作为电解质。湿电极的优点是导电性好，与人体皮肤接触阻抗小。使用该电极采集到的</w:t>
      </w:r>
      <w:r w:rsidRPr="00BC2A2D">
        <w:rPr>
          <w:rFonts w:hint="eastAsia"/>
          <w:szCs w:val="21"/>
        </w:rPr>
        <w:t>ECG</w:t>
      </w:r>
      <w:r w:rsidRPr="00BC2A2D">
        <w:rPr>
          <w:rFonts w:hint="eastAsia"/>
          <w:szCs w:val="21"/>
        </w:rPr>
        <w:t>信号受外界干扰小，信噪比高，适用于临床上用于分析心脏功能时采集心电信号。但是湿电极随着使用时间的增加，凝胶电解质逐渐干燥，导致采集到的信号衰减，同时长时间佩戴湿电极也会影响用户的舒适度。干电极由于没有使用凝</w:t>
      </w:r>
      <w:r w:rsidRPr="00BC2A2D">
        <w:rPr>
          <w:rFonts w:hint="eastAsia"/>
          <w:szCs w:val="21"/>
        </w:rPr>
        <w:lastRenderedPageBreak/>
        <w:t>胶电解质，不会出现因为导电凝胶变</w:t>
      </w:r>
      <w:proofErr w:type="gramStart"/>
      <w:r w:rsidRPr="00BC2A2D">
        <w:rPr>
          <w:rFonts w:hint="eastAsia"/>
          <w:szCs w:val="21"/>
        </w:rPr>
        <w:t>干导致</w:t>
      </w:r>
      <w:proofErr w:type="gramEnd"/>
      <w:r w:rsidRPr="00BC2A2D">
        <w:rPr>
          <w:rFonts w:hint="eastAsia"/>
          <w:szCs w:val="21"/>
        </w:rPr>
        <w:t>采集到的信号衰减的现象。由于缺少凝胶电解质，表面干电极和皮肤的耦合是电容式的，电极和皮肤的接触阻抗受贴合程度，皮肤湿度等因素影响很大。采用刚性材料制作的干电极很难与皮肤完美贴合，导致在运动情况下，电极与人体的接触面积变化很大，接触阻抗变高，运动伪迹更难消除</w:t>
      </w:r>
      <w:r w:rsidRPr="00002984">
        <w:rPr>
          <w:rFonts w:hint="eastAsia"/>
          <w:szCs w:val="21"/>
          <w:vertAlign w:val="superscript"/>
        </w:rPr>
        <w:t>[2]</w:t>
      </w:r>
      <w:r w:rsidRPr="00BC2A2D">
        <w:rPr>
          <w:rFonts w:hint="eastAsia"/>
          <w:szCs w:val="21"/>
        </w:rPr>
        <w:t>。</w:t>
      </w:r>
    </w:p>
    <w:p w14:paraId="3CA832AF" w14:textId="05F73365" w:rsidR="009B09B0" w:rsidRPr="00BC2A2D" w:rsidRDefault="00477558" w:rsidP="00935C7C">
      <w:pPr>
        <w:ind w:firstLineChars="200" w:firstLine="420"/>
        <w:rPr>
          <w:szCs w:val="21"/>
        </w:rPr>
      </w:pPr>
      <w:r w:rsidRPr="00BC2A2D">
        <w:rPr>
          <w:rFonts w:hint="eastAsia"/>
          <w:szCs w:val="21"/>
        </w:rPr>
        <w:t>从上面的分析可以看出，干电极和湿电极虽然已经广泛用于</w:t>
      </w:r>
      <w:r w:rsidRPr="00BC2A2D">
        <w:rPr>
          <w:rFonts w:hint="eastAsia"/>
          <w:szCs w:val="21"/>
        </w:rPr>
        <w:t>ECG</w:t>
      </w:r>
      <w:r w:rsidRPr="00BC2A2D">
        <w:rPr>
          <w:rFonts w:hint="eastAsia"/>
          <w:szCs w:val="21"/>
        </w:rPr>
        <w:t>监测，但是还有很多地方需要改进。结合这两种电极的特点，本文采用一种新型电极</w:t>
      </w:r>
      <w:r w:rsidRPr="00BC2A2D">
        <w:rPr>
          <w:rFonts w:hint="eastAsia"/>
          <w:szCs w:val="21"/>
        </w:rPr>
        <w:t>-</w:t>
      </w:r>
      <w:r w:rsidRPr="00BC2A2D">
        <w:rPr>
          <w:rFonts w:hint="eastAsia"/>
          <w:szCs w:val="21"/>
        </w:rPr>
        <w:t>自湿润纸电极作为心电信号采集的前端电极。人体汗腺分泌的汗液含有一定浓度的电解质，能作为皮肤和电极之间的导电材料。如果电极具有保湿功能并且具有多孔的表面结构来长时间保存电解质，这样就能使得界面材料和皮肤紧密接触，减小电极与皮肤的接触阻抗，从而提高</w:t>
      </w:r>
      <w:r w:rsidRPr="00BC2A2D">
        <w:rPr>
          <w:rFonts w:hint="eastAsia"/>
          <w:szCs w:val="21"/>
        </w:rPr>
        <w:t>ECG</w:t>
      </w:r>
      <w:r w:rsidRPr="00BC2A2D">
        <w:rPr>
          <w:rFonts w:hint="eastAsia"/>
          <w:szCs w:val="21"/>
        </w:rPr>
        <w:t>的信号质量。图</w:t>
      </w:r>
      <w:r w:rsidRPr="00BC2A2D">
        <w:rPr>
          <w:rFonts w:hint="eastAsia"/>
          <w:szCs w:val="21"/>
        </w:rPr>
        <w:t>2</w:t>
      </w:r>
      <w:r w:rsidRPr="00BC2A2D">
        <w:rPr>
          <w:rFonts w:hint="eastAsia"/>
          <w:szCs w:val="21"/>
        </w:rPr>
        <w:t>为三种电极示意图，其中</w:t>
      </w:r>
      <w:r w:rsidRPr="00BC2A2D">
        <w:rPr>
          <w:rFonts w:hint="eastAsia"/>
          <w:szCs w:val="21"/>
        </w:rPr>
        <w:t>(a)</w:t>
      </w:r>
      <w:r w:rsidRPr="00BC2A2D">
        <w:rPr>
          <w:rFonts w:hint="eastAsia"/>
          <w:szCs w:val="21"/>
        </w:rPr>
        <w:t>为</w:t>
      </w:r>
      <w:r w:rsidRPr="00BC2A2D">
        <w:rPr>
          <w:rFonts w:hint="eastAsia"/>
          <w:szCs w:val="21"/>
        </w:rPr>
        <w:t>3M</w:t>
      </w:r>
      <w:r w:rsidRPr="00BC2A2D">
        <w:rPr>
          <w:rFonts w:hint="eastAsia"/>
          <w:szCs w:val="21"/>
        </w:rPr>
        <w:t>公司产的</w:t>
      </w:r>
      <w:r w:rsidRPr="00BC2A2D">
        <w:rPr>
          <w:rFonts w:hint="eastAsia"/>
          <w:szCs w:val="21"/>
        </w:rPr>
        <w:t>Red Dot</w:t>
      </w:r>
      <w:r w:rsidRPr="00BC2A2D">
        <w:rPr>
          <w:rFonts w:hint="eastAsia"/>
          <w:szCs w:val="21"/>
        </w:rPr>
        <w:t>系列湿电极，</w:t>
      </w:r>
      <w:r w:rsidRPr="00BC2A2D">
        <w:rPr>
          <w:rFonts w:hint="eastAsia"/>
          <w:szCs w:val="21"/>
        </w:rPr>
        <w:t>(b)</w:t>
      </w:r>
      <w:r w:rsidRPr="00BC2A2D">
        <w:rPr>
          <w:rFonts w:hint="eastAsia"/>
          <w:szCs w:val="21"/>
        </w:rPr>
        <w:t>为中科院半导体研究所研究的一种用于心电监测的干电极</w:t>
      </w:r>
      <w:r w:rsidRPr="00002984">
        <w:rPr>
          <w:rFonts w:hint="eastAsia"/>
          <w:szCs w:val="21"/>
          <w:vertAlign w:val="superscript"/>
        </w:rPr>
        <w:t>[3]</w:t>
      </w:r>
      <w:r w:rsidRPr="00BC2A2D">
        <w:rPr>
          <w:rFonts w:hint="eastAsia"/>
          <w:szCs w:val="21"/>
        </w:rPr>
        <w:t>，</w:t>
      </w:r>
      <w:r w:rsidRPr="00BC2A2D">
        <w:rPr>
          <w:rFonts w:hint="eastAsia"/>
          <w:szCs w:val="21"/>
        </w:rPr>
        <w:t>(c)</w:t>
      </w:r>
      <w:r w:rsidRPr="00BC2A2D">
        <w:rPr>
          <w:rFonts w:hint="eastAsia"/>
          <w:szCs w:val="21"/>
        </w:rPr>
        <w:t>为本文使用的纸电极。相对于湿电极和干电极，纸电极柔性更强，更薄，更加适用于可穿戴设备。文献</w:t>
      </w:r>
      <w:r w:rsidRPr="00002984">
        <w:rPr>
          <w:rFonts w:hint="eastAsia"/>
          <w:szCs w:val="21"/>
          <w:vertAlign w:val="superscript"/>
        </w:rPr>
        <w:t>[4]</w:t>
      </w:r>
      <w:r w:rsidRPr="00BC2A2D">
        <w:rPr>
          <w:rFonts w:hint="eastAsia"/>
          <w:szCs w:val="21"/>
        </w:rPr>
        <w:t>做了关于纸电极阻抗的测试，结果表明在</w:t>
      </w:r>
      <w:r w:rsidR="00935C7C" w:rsidRPr="00BC2A2D">
        <w:rPr>
          <w:rFonts w:hint="eastAsia"/>
          <w:szCs w:val="21"/>
        </w:rPr>
        <w:t xml:space="preserve">5 Hz~1.5 </w:t>
      </w:r>
      <w:r w:rsidRPr="00BC2A2D">
        <w:rPr>
          <w:rFonts w:hint="eastAsia"/>
          <w:szCs w:val="21"/>
        </w:rPr>
        <w:t>kHz</w:t>
      </w:r>
      <w:r w:rsidRPr="00BC2A2D">
        <w:rPr>
          <w:rFonts w:hint="eastAsia"/>
          <w:szCs w:val="21"/>
        </w:rPr>
        <w:t>的频率范围内，纸电极和皮肤的接触阻抗为</w:t>
      </w:r>
      <w:r w:rsidRPr="00BC2A2D">
        <w:rPr>
          <w:rFonts w:hint="eastAsia"/>
          <w:szCs w:val="21"/>
        </w:rPr>
        <w:t xml:space="preserve">100 </w:t>
      </w:r>
      <w:proofErr w:type="spellStart"/>
      <w:r w:rsidRPr="00BC2A2D">
        <w:rPr>
          <w:rFonts w:hint="eastAsia"/>
          <w:szCs w:val="21"/>
        </w:rPr>
        <w:t>k</w:t>
      </w:r>
      <w:r w:rsidRPr="00BC2A2D">
        <w:rPr>
          <w:szCs w:val="21"/>
        </w:rPr>
        <w:t>Ω</w:t>
      </w:r>
      <w:proofErr w:type="spellEnd"/>
      <w:r w:rsidRPr="00BC2A2D">
        <w:rPr>
          <w:rFonts w:hint="eastAsia"/>
          <w:szCs w:val="21"/>
        </w:rPr>
        <w:t xml:space="preserve"> ~1 </w:t>
      </w:r>
      <w:proofErr w:type="spellStart"/>
      <w:r w:rsidRPr="00BC2A2D">
        <w:rPr>
          <w:rFonts w:hint="eastAsia"/>
          <w:szCs w:val="21"/>
        </w:rPr>
        <w:t>k</w:t>
      </w:r>
      <w:r w:rsidRPr="00BC2A2D">
        <w:rPr>
          <w:szCs w:val="21"/>
        </w:rPr>
        <w:t>Ω</w:t>
      </w:r>
      <w:proofErr w:type="spellEnd"/>
      <w:r w:rsidRPr="00BC2A2D">
        <w:rPr>
          <w:rFonts w:hint="eastAsia"/>
          <w:szCs w:val="21"/>
        </w:rPr>
        <w:t xml:space="preserve">, </w:t>
      </w:r>
      <w:r w:rsidRPr="00BC2A2D">
        <w:rPr>
          <w:rFonts w:hint="eastAsia"/>
          <w:szCs w:val="21"/>
        </w:rPr>
        <w:t>达到了湿电极的级别。由于纸电极缺乏湿电极固有的粘性，导致电极与皮肤之间容易产生细微的相对运动，使得采集到的</w:t>
      </w:r>
      <w:r w:rsidRPr="00BC2A2D">
        <w:rPr>
          <w:rFonts w:hint="eastAsia"/>
          <w:szCs w:val="21"/>
        </w:rPr>
        <w:t>ECG</w:t>
      </w:r>
      <w:r w:rsidRPr="00BC2A2D">
        <w:rPr>
          <w:rFonts w:hint="eastAsia"/>
          <w:szCs w:val="21"/>
        </w:rPr>
        <w:t>信号基线漂移很大，需要设计相应的信号处理程序计算心率。</w:t>
      </w:r>
    </w:p>
    <w:p w14:paraId="777B6B2D" w14:textId="4D162977" w:rsidR="00935C7C" w:rsidRDefault="00935C7C" w:rsidP="00935C7C">
      <w:pPr>
        <w:rPr>
          <w:sz w:val="20"/>
          <w:szCs w:val="21"/>
        </w:rPr>
      </w:pPr>
      <w:r>
        <w:rPr>
          <w:noProof/>
        </w:rPr>
        <w:drawing>
          <wp:inline distT="0" distB="0" distL="0" distR="0" wp14:anchorId="20FDCC44" wp14:editId="43921B3A">
            <wp:extent cx="732692" cy="78439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1473" cy="815203"/>
                    </a:xfrm>
                    <a:prstGeom prst="rect">
                      <a:avLst/>
                    </a:prstGeom>
                  </pic:spPr>
                </pic:pic>
              </a:graphicData>
            </a:graphic>
          </wp:inline>
        </w:drawing>
      </w:r>
      <w:r>
        <w:rPr>
          <w:rFonts w:ascii="WjrfxpAdvPSMP13" w:hAnsi="WjrfxpAdvPSMP13" w:hint="eastAsia"/>
          <w:noProof/>
          <w:color w:val="000000"/>
          <w:sz w:val="20"/>
          <w:szCs w:val="20"/>
        </w:rPr>
        <w:drawing>
          <wp:inline distT="0" distB="0" distL="0" distR="0" wp14:anchorId="3563647F" wp14:editId="41133C6B">
            <wp:extent cx="1217839" cy="78421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干电极截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99991" cy="837119"/>
                    </a:xfrm>
                    <a:prstGeom prst="rect">
                      <a:avLst/>
                    </a:prstGeom>
                  </pic:spPr>
                </pic:pic>
              </a:graphicData>
            </a:graphic>
          </wp:inline>
        </w:drawing>
      </w:r>
      <w:r>
        <w:rPr>
          <w:noProof/>
        </w:rPr>
        <w:drawing>
          <wp:inline distT="0" distB="0" distL="0" distR="0" wp14:anchorId="3E6BDAD0" wp14:editId="4AB64231">
            <wp:extent cx="865369" cy="77678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1344" cy="827032"/>
                    </a:xfrm>
                    <a:prstGeom prst="rect">
                      <a:avLst/>
                    </a:prstGeom>
                  </pic:spPr>
                </pic:pic>
              </a:graphicData>
            </a:graphic>
          </wp:inline>
        </w:drawing>
      </w:r>
    </w:p>
    <w:p w14:paraId="6641A800" w14:textId="7A15C04D" w:rsidR="00935C7C" w:rsidRDefault="00935C7C" w:rsidP="005B1D3E">
      <w:pPr>
        <w:ind w:firstLineChars="200" w:firstLine="300"/>
        <w:rPr>
          <w:sz w:val="20"/>
          <w:szCs w:val="21"/>
        </w:rPr>
      </w:pPr>
      <w:r w:rsidRPr="005B1D3E">
        <w:rPr>
          <w:rFonts w:hint="eastAsia"/>
          <w:sz w:val="15"/>
          <w:szCs w:val="15"/>
        </w:rPr>
        <w:t>(</w:t>
      </w:r>
      <w:r w:rsidRPr="005B1D3E">
        <w:rPr>
          <w:sz w:val="15"/>
          <w:szCs w:val="15"/>
        </w:rPr>
        <w:t>a</w:t>
      </w:r>
      <w:r w:rsidRPr="005B1D3E">
        <w:rPr>
          <w:rFonts w:hint="eastAsia"/>
          <w:sz w:val="15"/>
          <w:szCs w:val="15"/>
        </w:rPr>
        <w:t>)</w:t>
      </w:r>
      <w:r w:rsidRPr="005B1D3E">
        <w:rPr>
          <w:sz w:val="15"/>
          <w:szCs w:val="15"/>
        </w:rPr>
        <w:t xml:space="preserve"> </w:t>
      </w:r>
      <w:r w:rsidR="005B1D3E" w:rsidRPr="005B1D3E">
        <w:rPr>
          <w:rFonts w:hint="eastAsia"/>
          <w:sz w:val="15"/>
          <w:szCs w:val="15"/>
        </w:rPr>
        <w:t>湿电极</w:t>
      </w:r>
      <w:r w:rsidR="005B1D3E">
        <w:rPr>
          <w:rFonts w:hint="eastAsia"/>
          <w:sz w:val="20"/>
          <w:szCs w:val="21"/>
        </w:rPr>
        <w:t xml:space="preserve">     </w:t>
      </w:r>
      <w:r w:rsidR="005B1D3E">
        <w:rPr>
          <w:sz w:val="20"/>
          <w:szCs w:val="21"/>
        </w:rPr>
        <w:t xml:space="preserve">  </w:t>
      </w:r>
      <w:r w:rsidR="005B1D3E" w:rsidRPr="005B1D3E">
        <w:rPr>
          <w:rFonts w:hint="eastAsia"/>
          <w:sz w:val="15"/>
          <w:szCs w:val="15"/>
        </w:rPr>
        <w:t>(</w:t>
      </w:r>
      <w:r w:rsidR="005B1D3E" w:rsidRPr="005B1D3E">
        <w:rPr>
          <w:sz w:val="15"/>
          <w:szCs w:val="15"/>
        </w:rPr>
        <w:t>b</w:t>
      </w:r>
      <w:r w:rsidR="005B1D3E" w:rsidRPr="005B1D3E">
        <w:rPr>
          <w:rFonts w:hint="eastAsia"/>
          <w:sz w:val="15"/>
          <w:szCs w:val="15"/>
        </w:rPr>
        <w:t>)</w:t>
      </w:r>
      <w:r w:rsidR="005B1D3E" w:rsidRPr="005B1D3E">
        <w:rPr>
          <w:sz w:val="15"/>
          <w:szCs w:val="15"/>
        </w:rPr>
        <w:t xml:space="preserve"> </w:t>
      </w:r>
      <w:r w:rsidR="005B1D3E" w:rsidRPr="005B1D3E">
        <w:rPr>
          <w:rFonts w:hint="eastAsia"/>
          <w:sz w:val="15"/>
          <w:szCs w:val="15"/>
        </w:rPr>
        <w:t>干电极</w:t>
      </w:r>
      <w:r w:rsidR="005B1D3E">
        <w:rPr>
          <w:rFonts w:hint="eastAsia"/>
          <w:sz w:val="20"/>
          <w:szCs w:val="21"/>
        </w:rPr>
        <w:t xml:space="preserve">         </w:t>
      </w:r>
      <w:r w:rsidR="005B1D3E">
        <w:rPr>
          <w:sz w:val="20"/>
          <w:szCs w:val="21"/>
        </w:rPr>
        <w:t xml:space="preserve">  </w:t>
      </w:r>
      <w:r w:rsidR="005B1D3E" w:rsidRPr="005B1D3E">
        <w:rPr>
          <w:rFonts w:hint="eastAsia"/>
          <w:sz w:val="15"/>
          <w:szCs w:val="15"/>
        </w:rPr>
        <w:t>(</w:t>
      </w:r>
      <w:r w:rsidR="005B1D3E" w:rsidRPr="005B1D3E">
        <w:rPr>
          <w:sz w:val="15"/>
          <w:szCs w:val="15"/>
        </w:rPr>
        <w:t>c</w:t>
      </w:r>
      <w:r w:rsidR="005B1D3E" w:rsidRPr="005B1D3E">
        <w:rPr>
          <w:rFonts w:hint="eastAsia"/>
          <w:sz w:val="15"/>
          <w:szCs w:val="15"/>
        </w:rPr>
        <w:t>)</w:t>
      </w:r>
      <w:r w:rsidR="005B1D3E" w:rsidRPr="005B1D3E">
        <w:rPr>
          <w:sz w:val="15"/>
          <w:szCs w:val="15"/>
        </w:rPr>
        <w:t xml:space="preserve"> </w:t>
      </w:r>
      <w:r w:rsidR="005B1D3E" w:rsidRPr="005B1D3E">
        <w:rPr>
          <w:rFonts w:hint="eastAsia"/>
          <w:sz w:val="15"/>
          <w:szCs w:val="15"/>
        </w:rPr>
        <w:t>纸电极</w:t>
      </w:r>
    </w:p>
    <w:p w14:paraId="1BAD2E6E" w14:textId="77777777" w:rsidR="009B09B0" w:rsidRDefault="009B09B0" w:rsidP="00935C7C">
      <w:pPr>
        <w:spacing w:line="300" w:lineRule="exact"/>
        <w:ind w:firstLineChars="200" w:firstLine="300"/>
        <w:jc w:val="center"/>
        <w:rPr>
          <w:rFonts w:ascii="WjrfxpAdvPSMP13" w:hAnsi="WjrfxpAdvPSMP13" w:hint="eastAsia"/>
          <w:color w:val="000000"/>
          <w:szCs w:val="21"/>
        </w:rPr>
      </w:pPr>
      <w:r w:rsidRPr="00935C7C">
        <w:rPr>
          <w:rFonts w:hint="eastAsia"/>
          <w:sz w:val="15"/>
          <w:szCs w:val="15"/>
        </w:rPr>
        <w:t>图</w:t>
      </w:r>
      <w:r w:rsidRPr="00935C7C">
        <w:rPr>
          <w:sz w:val="15"/>
          <w:szCs w:val="15"/>
        </w:rPr>
        <w:t xml:space="preserve">2 </w:t>
      </w:r>
      <w:r w:rsidRPr="00935C7C">
        <w:rPr>
          <w:rFonts w:hint="eastAsia"/>
          <w:sz w:val="15"/>
          <w:szCs w:val="15"/>
        </w:rPr>
        <w:t>三种不同的电极</w:t>
      </w:r>
    </w:p>
    <w:p w14:paraId="5DDAF70B" w14:textId="77777777" w:rsidR="009B09B0" w:rsidRPr="004B2BFB" w:rsidRDefault="009B09B0" w:rsidP="004B2BFB">
      <w:pPr>
        <w:rPr>
          <w:rFonts w:ascii="黑体" w:eastAsia="黑体" w:hAnsi="黑体"/>
        </w:rPr>
      </w:pPr>
      <w:r w:rsidRPr="004B2BFB">
        <w:rPr>
          <w:rFonts w:eastAsia="黑体"/>
        </w:rPr>
        <w:t>2.2</w:t>
      </w:r>
      <w:r w:rsidRPr="004B2BFB">
        <w:rPr>
          <w:rFonts w:ascii="黑体" w:eastAsia="黑体" w:hAnsi="黑体"/>
        </w:rPr>
        <w:t xml:space="preserve"> 模拟前端设计</w:t>
      </w:r>
    </w:p>
    <w:p w14:paraId="34444CF8" w14:textId="77777777" w:rsidR="009B09B0" w:rsidRPr="0028402A" w:rsidRDefault="009B09B0" w:rsidP="009B09B0">
      <w:pPr>
        <w:ind w:firstLine="396"/>
        <w:rPr>
          <w:rFonts w:ascii="WjrfxpAdvPSMP13" w:hAnsi="WjrfxpAdvPSMP13" w:hint="eastAsia"/>
          <w:color w:val="000000"/>
          <w:szCs w:val="21"/>
        </w:rPr>
      </w:pPr>
      <w:r>
        <w:rPr>
          <w:rFonts w:ascii="WjrfxpAdvPSMP13" w:hAnsi="WjrfxpAdvPSMP13" w:hint="eastAsia"/>
          <w:color w:val="000000"/>
          <w:szCs w:val="21"/>
        </w:rPr>
        <w:t>心电信号属于微弱生物电信号，容易被噪声淹没。为了便于观察心电信号，必须设计电路对原始</w:t>
      </w:r>
      <w:r>
        <w:rPr>
          <w:rFonts w:ascii="WjrfxpAdvPSMP13" w:hAnsi="WjrfxpAdvPSMP13" w:hint="eastAsia"/>
          <w:color w:val="000000"/>
          <w:szCs w:val="21"/>
        </w:rPr>
        <w:t>E</w:t>
      </w:r>
      <w:r>
        <w:rPr>
          <w:rFonts w:ascii="WjrfxpAdvPSMP13" w:hAnsi="WjrfxpAdvPSMP13"/>
          <w:color w:val="000000"/>
          <w:szCs w:val="21"/>
        </w:rPr>
        <w:t>CG</w:t>
      </w:r>
      <w:r>
        <w:rPr>
          <w:rFonts w:ascii="WjrfxpAdvPSMP13" w:hAnsi="WjrfxpAdvPSMP13" w:hint="eastAsia"/>
          <w:color w:val="000000"/>
          <w:szCs w:val="21"/>
        </w:rPr>
        <w:t>信号进行硬件滤波放大。</w:t>
      </w:r>
      <w:r w:rsidRPr="0028402A">
        <w:rPr>
          <w:rFonts w:ascii="WjrfxpAdvPSMP13" w:hAnsi="WjrfxpAdvPSMP13"/>
          <w:color w:val="000000"/>
          <w:szCs w:val="21"/>
        </w:rPr>
        <w:t>AD8232</w:t>
      </w:r>
      <w:r>
        <w:rPr>
          <w:rFonts w:ascii="WjrfxpAdvPSMP13" w:hAnsi="WjrfxpAdvPSMP13" w:hint="eastAsia"/>
          <w:color w:val="000000"/>
          <w:szCs w:val="21"/>
        </w:rPr>
        <w:t>芯片</w:t>
      </w:r>
      <w:r>
        <w:rPr>
          <w:rFonts w:ascii="WjrfxpAdvPSMP13" w:hAnsi="WjrfxpAdvPSMP13"/>
          <w:color w:val="000000"/>
          <w:szCs w:val="21"/>
        </w:rPr>
        <w:t>是</w:t>
      </w:r>
      <w:r w:rsidRPr="0028402A">
        <w:rPr>
          <w:rFonts w:ascii="WjrfxpAdvPSMP13" w:hAnsi="WjrfxpAdvPSMP13"/>
          <w:color w:val="000000"/>
          <w:szCs w:val="21"/>
        </w:rPr>
        <w:t>ADI</w:t>
      </w:r>
      <w:r>
        <w:rPr>
          <w:rFonts w:ascii="WjrfxpAdvPSMP13" w:hAnsi="WjrfxpAdvPSMP13" w:hint="eastAsia"/>
          <w:color w:val="000000"/>
          <w:szCs w:val="21"/>
        </w:rPr>
        <w:t>公司</w:t>
      </w:r>
      <w:r w:rsidRPr="0028402A">
        <w:rPr>
          <w:rFonts w:ascii="WjrfxpAdvPSMP13" w:hAnsi="WjrfxpAdvPSMP13" w:hint="eastAsia"/>
          <w:color w:val="000000"/>
          <w:szCs w:val="21"/>
        </w:rPr>
        <w:t>生产的一款用于</w:t>
      </w:r>
      <w:r>
        <w:rPr>
          <w:rFonts w:ascii="WjrfxpAdvPSMP13" w:hAnsi="WjrfxpAdvPSMP13" w:hint="eastAsia"/>
          <w:color w:val="000000"/>
          <w:szCs w:val="21"/>
        </w:rPr>
        <w:t>ECG</w:t>
      </w:r>
      <w:r>
        <w:rPr>
          <w:rFonts w:ascii="WjrfxpAdvPSMP13" w:hAnsi="WjrfxpAdvPSMP13" w:hint="eastAsia"/>
          <w:color w:val="000000"/>
          <w:szCs w:val="21"/>
        </w:rPr>
        <w:t>及其他</w:t>
      </w:r>
      <w:r w:rsidRPr="0028402A">
        <w:rPr>
          <w:rFonts w:ascii="WjrfxpAdvPSMP13" w:hAnsi="WjrfxpAdvPSMP13" w:hint="eastAsia"/>
          <w:color w:val="000000"/>
          <w:szCs w:val="21"/>
        </w:rPr>
        <w:t>生物电</w:t>
      </w:r>
      <w:r>
        <w:rPr>
          <w:rFonts w:ascii="WjrfxpAdvPSMP13" w:hAnsi="WjrfxpAdvPSMP13" w:hint="eastAsia"/>
          <w:color w:val="000000"/>
          <w:szCs w:val="21"/>
        </w:rPr>
        <w:t>测量应用</w:t>
      </w:r>
      <w:r w:rsidRPr="0028402A">
        <w:rPr>
          <w:rFonts w:ascii="WjrfxpAdvPSMP13" w:hAnsi="WjrfxpAdvPSMP13" w:hint="eastAsia"/>
          <w:color w:val="000000"/>
          <w:szCs w:val="21"/>
        </w:rPr>
        <w:t>的集成信号调理模块</w:t>
      </w:r>
      <w:r w:rsidRPr="00002984">
        <w:rPr>
          <w:rFonts w:ascii="WjrfxpAdvPSMP13" w:hAnsi="WjrfxpAdvPSMP13" w:hint="eastAsia"/>
          <w:color w:val="000000"/>
          <w:szCs w:val="21"/>
          <w:vertAlign w:val="superscript"/>
        </w:rPr>
        <w:t>[</w:t>
      </w:r>
      <w:r w:rsidRPr="00002984">
        <w:rPr>
          <w:rFonts w:hint="eastAsia"/>
          <w:color w:val="000000"/>
          <w:szCs w:val="21"/>
          <w:vertAlign w:val="superscript"/>
        </w:rPr>
        <w:t>5</w:t>
      </w:r>
      <w:r w:rsidRPr="00002984">
        <w:rPr>
          <w:rFonts w:ascii="WjrfxpAdvPSMP13" w:hAnsi="WjrfxpAdvPSMP13"/>
          <w:color w:val="000000"/>
          <w:szCs w:val="21"/>
          <w:vertAlign w:val="superscript"/>
        </w:rPr>
        <w:t>]</w:t>
      </w:r>
      <w:r>
        <w:rPr>
          <w:rFonts w:ascii="WjrfxpAdvPSMP13" w:hAnsi="WjrfxpAdvPSMP13" w:hint="eastAsia"/>
          <w:color w:val="000000"/>
          <w:szCs w:val="21"/>
        </w:rPr>
        <w:t>。</w:t>
      </w:r>
      <w:r w:rsidRPr="002C0409">
        <w:rPr>
          <w:rFonts w:ascii="WjrfxpAdvPSMP13" w:hAnsi="WjrfxpAdvPSMP13" w:hint="eastAsia"/>
          <w:color w:val="000000"/>
          <w:szCs w:val="21"/>
        </w:rPr>
        <w:t>该器件设计用于在具有运动或远程电极放置产生的噪声的情况下提取、放大及过滤微弱的生物电信号。</w:t>
      </w:r>
      <w:r>
        <w:rPr>
          <w:rFonts w:ascii="WjrfxpAdvPSMP13" w:hAnsi="WjrfxpAdvPSMP13" w:hint="eastAsia"/>
          <w:color w:val="000000"/>
          <w:szCs w:val="21"/>
        </w:rPr>
        <w:t>AD8232</w:t>
      </w:r>
      <w:r>
        <w:rPr>
          <w:rFonts w:ascii="WjrfxpAdvPSMP13" w:hAnsi="WjrfxpAdvPSMP13" w:hint="eastAsia"/>
          <w:color w:val="000000"/>
          <w:szCs w:val="21"/>
        </w:rPr>
        <w:t>集成</w:t>
      </w:r>
      <w:r w:rsidRPr="0028402A">
        <w:rPr>
          <w:rFonts w:ascii="WjrfxpAdvPSMP13" w:hAnsi="WjrfxpAdvPSMP13" w:hint="eastAsia"/>
          <w:color w:val="000000"/>
          <w:szCs w:val="21"/>
        </w:rPr>
        <w:t>导联脱落检测电路，内置一个双极点高通滤</w:t>
      </w:r>
      <w:r>
        <w:rPr>
          <w:rFonts w:ascii="WjrfxpAdvPSMP13" w:hAnsi="WjrfxpAdvPSMP13" w:hint="eastAsia"/>
          <w:color w:val="000000"/>
          <w:szCs w:val="21"/>
        </w:rPr>
        <w:t>波器用于消除</w:t>
      </w:r>
      <w:proofErr w:type="gramStart"/>
      <w:r>
        <w:rPr>
          <w:rFonts w:ascii="WjrfxpAdvPSMP13" w:hAnsi="WjrfxpAdvPSMP13" w:hint="eastAsia"/>
          <w:color w:val="000000"/>
          <w:szCs w:val="21"/>
        </w:rPr>
        <w:t>运动伪像和</w:t>
      </w:r>
      <w:proofErr w:type="gramEnd"/>
      <w:r>
        <w:rPr>
          <w:rFonts w:ascii="WjrfxpAdvPSMP13" w:hAnsi="WjrfxpAdvPSMP13" w:hint="eastAsia"/>
          <w:color w:val="000000"/>
          <w:szCs w:val="21"/>
        </w:rPr>
        <w:t>电极半电池电位，同时采用一个无使用约束运算放大器来</w:t>
      </w:r>
      <w:r w:rsidRPr="0028402A">
        <w:rPr>
          <w:rFonts w:ascii="WjrfxpAdvPSMP13" w:hAnsi="WjrfxpAdvPSMP13" w:hint="eastAsia"/>
          <w:color w:val="000000"/>
          <w:szCs w:val="21"/>
        </w:rPr>
        <w:t>创建</w:t>
      </w:r>
      <w:r>
        <w:rPr>
          <w:rFonts w:ascii="WjrfxpAdvPSMP13" w:hAnsi="WjrfxpAdvPSMP13" w:hint="eastAsia"/>
          <w:color w:val="000000"/>
          <w:szCs w:val="21"/>
        </w:rPr>
        <w:t>一个三极点低通滤波器，消除噪声。该芯片还内置</w:t>
      </w:r>
      <w:r w:rsidRPr="0028402A">
        <w:rPr>
          <w:rFonts w:ascii="WjrfxpAdvPSMP13" w:hAnsi="WjrfxpAdvPSMP13" w:hint="eastAsia"/>
          <w:color w:val="000000"/>
          <w:szCs w:val="21"/>
        </w:rPr>
        <w:t>右腿驱动电路，适用于两电极和三电极电路，</w:t>
      </w:r>
      <w:r>
        <w:rPr>
          <w:rFonts w:ascii="WjrfxpAdvPSMP13" w:hAnsi="WjrfxpAdvPSMP13" w:hint="eastAsia"/>
          <w:color w:val="000000"/>
          <w:szCs w:val="21"/>
        </w:rPr>
        <w:t>同时</w:t>
      </w:r>
      <w:r w:rsidRPr="0028402A">
        <w:rPr>
          <w:rFonts w:ascii="WjrfxpAdvPSMP13" w:hAnsi="WjrfxpAdvPSMP13" w:hint="eastAsia"/>
          <w:color w:val="000000"/>
          <w:szCs w:val="21"/>
        </w:rPr>
        <w:t>快速恢复功能可以减少高通滤波器原本较</w:t>
      </w:r>
      <w:r w:rsidRPr="0028402A">
        <w:rPr>
          <w:rFonts w:ascii="WjrfxpAdvPSMP13" w:hAnsi="WjrfxpAdvPSMP13" w:hint="eastAsia"/>
          <w:color w:val="000000"/>
          <w:szCs w:val="21"/>
        </w:rPr>
        <w:lastRenderedPageBreak/>
        <w:t>长的建立长尾现象。</w:t>
      </w:r>
    </w:p>
    <w:p w14:paraId="3B49961E" w14:textId="4353C2F7" w:rsidR="009B09B0" w:rsidRDefault="009B09B0" w:rsidP="003E2E83">
      <w:pPr>
        <w:ind w:firstLineChars="200" w:firstLine="420"/>
        <w:rPr>
          <w:rFonts w:ascii="WjrfxpAdvPSMP13" w:hAnsi="WjrfxpAdvPSMP13" w:hint="eastAsia"/>
          <w:color w:val="000000"/>
          <w:szCs w:val="21"/>
        </w:rPr>
      </w:pPr>
      <w:r w:rsidRPr="0028402A">
        <w:rPr>
          <w:rFonts w:ascii="WjrfxpAdvPSMP13" w:hAnsi="WjrfxpAdvPSMP13"/>
          <w:color w:val="000000"/>
          <w:szCs w:val="21"/>
        </w:rPr>
        <w:t>本系统采用两个电极采集</w:t>
      </w:r>
      <w:r w:rsidRPr="0028402A">
        <w:rPr>
          <w:rFonts w:ascii="WjrfxpAdvPSMP13" w:hAnsi="WjrfxpAdvPSMP13"/>
          <w:color w:val="000000"/>
          <w:szCs w:val="21"/>
        </w:rPr>
        <w:t>ECG</w:t>
      </w:r>
      <w:r w:rsidRPr="0028402A">
        <w:rPr>
          <w:rFonts w:ascii="WjrfxpAdvPSMP13" w:hAnsi="WjrfxpAdvPSMP13"/>
          <w:color w:val="000000"/>
          <w:szCs w:val="21"/>
        </w:rPr>
        <w:t>信号，</w:t>
      </w:r>
      <w:r>
        <w:rPr>
          <w:rFonts w:ascii="WjrfxpAdvPSMP13" w:hAnsi="WjrfxpAdvPSMP13" w:hint="eastAsia"/>
          <w:color w:val="000000"/>
          <w:szCs w:val="21"/>
        </w:rPr>
        <w:t>模拟前端放大滤波</w:t>
      </w:r>
      <w:r w:rsidRPr="0028402A">
        <w:rPr>
          <w:rFonts w:ascii="WjrfxpAdvPSMP13" w:hAnsi="WjrfxpAdvPSMP13"/>
          <w:color w:val="000000"/>
          <w:szCs w:val="21"/>
        </w:rPr>
        <w:t>电路如图</w:t>
      </w:r>
      <w:r w:rsidRPr="00D63D55">
        <w:rPr>
          <w:rFonts w:hint="eastAsia"/>
          <w:color w:val="000000"/>
          <w:szCs w:val="21"/>
        </w:rPr>
        <w:t>3</w:t>
      </w:r>
      <w:r>
        <w:rPr>
          <w:rFonts w:ascii="WjrfxpAdvPSMP13" w:hAnsi="WjrfxpAdvPSMP13"/>
          <w:color w:val="000000"/>
          <w:szCs w:val="21"/>
        </w:rPr>
        <w:t>所示。</w:t>
      </w:r>
      <w:r w:rsidRPr="0028402A">
        <w:rPr>
          <w:rFonts w:ascii="WjrfxpAdvPSMP13" w:hAnsi="WjrfxpAdvPSMP13"/>
          <w:color w:val="000000"/>
          <w:szCs w:val="21"/>
        </w:rPr>
        <w:t>ECG</w:t>
      </w:r>
      <w:r w:rsidRPr="0028402A">
        <w:rPr>
          <w:rFonts w:ascii="WjrfxpAdvPSMP13" w:hAnsi="WjrfxpAdvPSMP13"/>
          <w:color w:val="000000"/>
          <w:szCs w:val="21"/>
        </w:rPr>
        <w:t>信号的频谱</w:t>
      </w:r>
      <w:r>
        <w:rPr>
          <w:rFonts w:ascii="WjrfxpAdvPSMP13" w:hAnsi="WjrfxpAdvPSMP13" w:hint="eastAsia"/>
          <w:color w:val="000000"/>
          <w:szCs w:val="21"/>
        </w:rPr>
        <w:t>分布为</w:t>
      </w:r>
      <w:r>
        <w:rPr>
          <w:rFonts w:ascii="WjrfxpAdvPSMP13" w:hAnsi="WjrfxpAdvPSMP13" w:hint="eastAsia"/>
          <w:color w:val="000000"/>
          <w:szCs w:val="21"/>
        </w:rPr>
        <w:t>0.05</w:t>
      </w:r>
      <w:r w:rsidR="003E2E83">
        <w:rPr>
          <w:rFonts w:ascii="WjrfxpAdvPSMP13" w:hAnsi="WjrfxpAdvPSMP13"/>
          <w:color w:val="000000"/>
          <w:szCs w:val="21"/>
        </w:rPr>
        <w:t xml:space="preserve"> </w:t>
      </w:r>
      <w:r>
        <w:rPr>
          <w:rFonts w:ascii="WjrfxpAdvPSMP13" w:hAnsi="WjrfxpAdvPSMP13" w:hint="eastAsia"/>
          <w:color w:val="000000"/>
          <w:szCs w:val="21"/>
        </w:rPr>
        <w:t>Hz</w:t>
      </w:r>
      <w:r>
        <w:rPr>
          <w:rFonts w:ascii="WjrfxpAdvPSMP13" w:hAnsi="WjrfxpAdvPSMP13"/>
          <w:color w:val="000000"/>
          <w:szCs w:val="21"/>
        </w:rPr>
        <w:t>~100</w:t>
      </w:r>
      <w:r w:rsidR="003E2E83">
        <w:rPr>
          <w:rFonts w:ascii="WjrfxpAdvPSMP13" w:hAnsi="WjrfxpAdvPSMP13"/>
          <w:color w:val="000000"/>
          <w:szCs w:val="21"/>
        </w:rPr>
        <w:t xml:space="preserve"> </w:t>
      </w:r>
      <w:r>
        <w:rPr>
          <w:rFonts w:ascii="WjrfxpAdvPSMP13" w:hAnsi="WjrfxpAdvPSMP13"/>
          <w:color w:val="000000"/>
          <w:szCs w:val="21"/>
        </w:rPr>
        <w:t>Hz,</w:t>
      </w:r>
      <w:r>
        <w:rPr>
          <w:rFonts w:ascii="WjrfxpAdvPSMP13" w:hAnsi="WjrfxpAdvPSMP13" w:hint="eastAsia"/>
          <w:color w:val="000000"/>
          <w:szCs w:val="21"/>
        </w:rPr>
        <w:t>但主要能量集中在</w:t>
      </w:r>
      <w:r w:rsidRPr="00506E17">
        <w:rPr>
          <w:color w:val="000000"/>
          <w:szCs w:val="21"/>
        </w:rPr>
        <w:t>0</w:t>
      </w:r>
      <w:r>
        <w:rPr>
          <w:rFonts w:hint="eastAsia"/>
          <w:color w:val="000000"/>
          <w:szCs w:val="21"/>
        </w:rPr>
        <w:t>.</w:t>
      </w:r>
      <w:r>
        <w:rPr>
          <w:color w:val="000000"/>
          <w:szCs w:val="21"/>
        </w:rPr>
        <w:t>5</w:t>
      </w:r>
      <w:r w:rsidR="003E2E83">
        <w:rPr>
          <w:color w:val="000000"/>
          <w:szCs w:val="21"/>
        </w:rPr>
        <w:t xml:space="preserve"> </w:t>
      </w:r>
      <w:r>
        <w:rPr>
          <w:color w:val="000000"/>
          <w:szCs w:val="21"/>
        </w:rPr>
        <w:t>Hz~45</w:t>
      </w:r>
      <w:r w:rsidR="003E2E83">
        <w:rPr>
          <w:color w:val="000000"/>
          <w:szCs w:val="21"/>
        </w:rPr>
        <w:t xml:space="preserve"> </w:t>
      </w:r>
      <w:r w:rsidRPr="00506E17">
        <w:rPr>
          <w:color w:val="000000"/>
          <w:szCs w:val="21"/>
        </w:rPr>
        <w:t>Hz</w:t>
      </w:r>
      <w:r w:rsidR="003E2E83">
        <w:rPr>
          <w:color w:val="000000"/>
          <w:szCs w:val="21"/>
        </w:rPr>
        <w:t xml:space="preserve"> </w:t>
      </w:r>
      <w:r w:rsidRPr="00002984">
        <w:rPr>
          <w:color w:val="000000"/>
          <w:szCs w:val="21"/>
          <w:vertAlign w:val="superscript"/>
        </w:rPr>
        <w:t>[6]</w:t>
      </w:r>
      <w:r w:rsidRPr="0028402A">
        <w:rPr>
          <w:rFonts w:ascii="WjrfxpAdvPSMP13" w:hAnsi="WjrfxpAdvPSMP13"/>
          <w:color w:val="000000"/>
          <w:szCs w:val="21"/>
        </w:rPr>
        <w:t xml:space="preserve">, </w:t>
      </w:r>
      <w:r w:rsidRPr="0028402A">
        <w:rPr>
          <w:rFonts w:ascii="WjrfxpAdvPSMP13" w:hAnsi="WjrfxpAdvPSMP13"/>
          <w:color w:val="000000"/>
          <w:szCs w:val="21"/>
        </w:rPr>
        <w:t>因此模拟滤波通频段设定为</w:t>
      </w:r>
      <w:r>
        <w:rPr>
          <w:color w:val="000000"/>
          <w:szCs w:val="21"/>
        </w:rPr>
        <w:t>0.5</w:t>
      </w:r>
      <w:r w:rsidR="003E2E83">
        <w:rPr>
          <w:color w:val="000000"/>
          <w:szCs w:val="21"/>
        </w:rPr>
        <w:t xml:space="preserve"> </w:t>
      </w:r>
      <w:r>
        <w:rPr>
          <w:color w:val="000000"/>
          <w:szCs w:val="21"/>
        </w:rPr>
        <w:t>Hz~</w:t>
      </w:r>
      <w:r w:rsidRPr="00506E17">
        <w:rPr>
          <w:color w:val="000000"/>
          <w:szCs w:val="21"/>
        </w:rPr>
        <w:t>40</w:t>
      </w:r>
      <w:r w:rsidR="003E2E83">
        <w:rPr>
          <w:color w:val="000000"/>
          <w:szCs w:val="21"/>
        </w:rPr>
        <w:t xml:space="preserve"> </w:t>
      </w:r>
      <w:r w:rsidRPr="00506E17">
        <w:rPr>
          <w:color w:val="000000"/>
          <w:szCs w:val="21"/>
        </w:rPr>
        <w:t>Hz</w:t>
      </w:r>
      <w:r>
        <w:rPr>
          <w:rFonts w:ascii="WjrfxpAdvPSMP13" w:hAnsi="WjrfxpAdvPSMP13"/>
          <w:color w:val="000000"/>
          <w:szCs w:val="21"/>
        </w:rPr>
        <w:t xml:space="preserve">. </w:t>
      </w:r>
      <w:r w:rsidRPr="0028402A">
        <w:rPr>
          <w:rFonts w:ascii="WjrfxpAdvPSMP13" w:hAnsi="WjrfxpAdvPSMP13"/>
          <w:color w:val="000000"/>
          <w:szCs w:val="21"/>
        </w:rPr>
        <w:t>心电信号是微弱生物电信号，幅值约为</w:t>
      </w:r>
      <w:r>
        <w:rPr>
          <w:color w:val="000000"/>
          <w:szCs w:val="21"/>
        </w:rPr>
        <w:t>0.5</w:t>
      </w:r>
      <w:r w:rsidR="003E2E83">
        <w:rPr>
          <w:color w:val="000000"/>
          <w:szCs w:val="21"/>
        </w:rPr>
        <w:t xml:space="preserve"> </w:t>
      </w:r>
      <w:r w:rsidR="003E2E83">
        <w:rPr>
          <w:rFonts w:hint="eastAsia"/>
          <w:color w:val="000000"/>
          <w:szCs w:val="21"/>
        </w:rPr>
        <w:t>m</w:t>
      </w:r>
      <w:r w:rsidR="003E2E83">
        <w:rPr>
          <w:color w:val="000000"/>
          <w:szCs w:val="21"/>
        </w:rPr>
        <w:t>V</w:t>
      </w:r>
      <w:r>
        <w:rPr>
          <w:color w:val="000000"/>
          <w:szCs w:val="21"/>
        </w:rPr>
        <w:t>~</w:t>
      </w:r>
      <w:r w:rsidRPr="00506E17">
        <w:rPr>
          <w:color w:val="000000"/>
          <w:szCs w:val="21"/>
        </w:rPr>
        <w:t>5</w:t>
      </w:r>
      <w:r w:rsidR="003E2E83">
        <w:rPr>
          <w:color w:val="000000"/>
          <w:szCs w:val="21"/>
        </w:rPr>
        <w:t xml:space="preserve"> </w:t>
      </w:r>
      <w:r w:rsidRPr="00506E17">
        <w:rPr>
          <w:color w:val="000000"/>
          <w:szCs w:val="21"/>
        </w:rPr>
        <w:t>mV</w:t>
      </w:r>
      <w:r>
        <w:rPr>
          <w:rFonts w:hint="cs"/>
          <w:color w:val="000000"/>
          <w:szCs w:val="21"/>
        </w:rPr>
        <w:t xml:space="preserve">, </w:t>
      </w:r>
      <w:r w:rsidRPr="0028402A">
        <w:rPr>
          <w:rFonts w:ascii="WjrfxpAdvPSMP13" w:hAnsi="WjrfxpAdvPSMP13"/>
          <w:color w:val="000000"/>
          <w:szCs w:val="21"/>
        </w:rPr>
        <w:t>AD8232</w:t>
      </w:r>
      <w:r w:rsidRPr="0028402A">
        <w:rPr>
          <w:rFonts w:ascii="WjrfxpAdvPSMP13" w:hAnsi="WjrfxpAdvPSMP13"/>
          <w:color w:val="000000"/>
          <w:szCs w:val="21"/>
        </w:rPr>
        <w:t>内置的仪表放大器（</w:t>
      </w:r>
      <w:r w:rsidRPr="0028402A">
        <w:rPr>
          <w:rFonts w:ascii="WjrfxpAdvPSMP13" w:hAnsi="WjrfxpAdvPSMP13"/>
          <w:color w:val="000000"/>
          <w:szCs w:val="21"/>
        </w:rPr>
        <w:t>IA</w:t>
      </w:r>
      <w:r w:rsidRPr="0028402A">
        <w:rPr>
          <w:rFonts w:ascii="WjrfxpAdvPSMP13" w:hAnsi="WjrfxpAdvPSMP13"/>
          <w:color w:val="000000"/>
          <w:szCs w:val="21"/>
        </w:rPr>
        <w:t>）</w:t>
      </w:r>
      <w:r>
        <w:rPr>
          <w:rFonts w:ascii="WjrfxpAdvPSMP13" w:hAnsi="WjrfxpAdvPSMP13" w:hint="eastAsia"/>
          <w:color w:val="000000"/>
          <w:szCs w:val="21"/>
        </w:rPr>
        <w:t>将</w:t>
      </w:r>
      <w:r>
        <w:rPr>
          <w:rFonts w:ascii="WjrfxpAdvPSMP13" w:hAnsi="WjrfxpAdvPSMP13" w:hint="eastAsia"/>
          <w:color w:val="000000"/>
          <w:szCs w:val="21"/>
        </w:rPr>
        <w:t>E</w:t>
      </w:r>
      <w:r>
        <w:rPr>
          <w:rFonts w:ascii="WjrfxpAdvPSMP13" w:hAnsi="WjrfxpAdvPSMP13"/>
          <w:color w:val="000000"/>
          <w:szCs w:val="21"/>
        </w:rPr>
        <w:t>CG</w:t>
      </w:r>
      <w:r>
        <w:rPr>
          <w:rFonts w:ascii="WjrfxpAdvPSMP13" w:hAnsi="WjrfxpAdvPSMP13" w:hint="eastAsia"/>
          <w:color w:val="000000"/>
          <w:szCs w:val="21"/>
        </w:rPr>
        <w:t>信号</w:t>
      </w:r>
      <w:r w:rsidRPr="0028402A">
        <w:rPr>
          <w:rFonts w:ascii="WjrfxpAdvPSMP13" w:hAnsi="WjrfxpAdvPSMP13" w:hint="eastAsia"/>
          <w:color w:val="000000"/>
          <w:szCs w:val="21"/>
        </w:rPr>
        <w:t>固定放大</w:t>
      </w:r>
      <w:r w:rsidRPr="0028402A">
        <w:rPr>
          <w:rFonts w:ascii="WjrfxpAdvPSMP13" w:hAnsi="WjrfxpAdvPSMP13" w:hint="eastAsia"/>
          <w:color w:val="000000"/>
          <w:szCs w:val="21"/>
        </w:rPr>
        <w:t>100</w:t>
      </w:r>
      <w:r>
        <w:rPr>
          <w:rFonts w:ascii="WjrfxpAdvPSMP13" w:hAnsi="WjrfxpAdvPSMP13" w:hint="eastAsia"/>
          <w:color w:val="000000"/>
          <w:szCs w:val="21"/>
        </w:rPr>
        <w:t>倍，低通滤波放大电路采用</w:t>
      </w:r>
      <w:proofErr w:type="spellStart"/>
      <w:r w:rsidRPr="00620F23">
        <w:rPr>
          <w:rFonts w:ascii="WjrfxpAdvPSMP13" w:hAnsi="WjrfxpAdvPSMP13"/>
          <w:color w:val="000000"/>
          <w:szCs w:val="21"/>
        </w:rPr>
        <w:t>Sallen</w:t>
      </w:r>
      <w:proofErr w:type="spellEnd"/>
      <w:r w:rsidRPr="00620F23">
        <w:rPr>
          <w:rFonts w:ascii="WjrfxpAdvPSMP13" w:hAnsi="WjrfxpAdvPSMP13"/>
          <w:color w:val="000000"/>
          <w:szCs w:val="21"/>
        </w:rPr>
        <w:t>-Key</w:t>
      </w:r>
      <w:r w:rsidRPr="00620F23">
        <w:rPr>
          <w:rFonts w:ascii="WjrfxpAdvPSMP13" w:hAnsi="WjrfxpAdvPSMP13"/>
          <w:color w:val="000000"/>
          <w:szCs w:val="21"/>
        </w:rPr>
        <w:t>滤波器拓扑结构</w:t>
      </w:r>
      <w:r>
        <w:rPr>
          <w:rFonts w:ascii="WjrfxpAdvPSMP13" w:hAnsi="WjrfxpAdvPSMP13" w:hint="eastAsia"/>
          <w:color w:val="000000"/>
          <w:szCs w:val="21"/>
        </w:rPr>
        <w:t>，</w:t>
      </w:r>
      <w:r w:rsidR="00EA5488">
        <w:rPr>
          <w:rFonts w:ascii="WjrfxpAdvPSMP13" w:hAnsi="WjrfxpAdvPSMP13" w:hint="eastAsia"/>
          <w:color w:val="000000"/>
          <w:szCs w:val="21"/>
        </w:rPr>
        <w:t>设置</w:t>
      </w:r>
      <w:r w:rsidR="00EA5488">
        <w:rPr>
          <w:rFonts w:ascii="WjrfxpAdvPSMP13" w:hAnsi="WjrfxpAdvPSMP13" w:hint="eastAsia"/>
          <w:color w:val="000000"/>
          <w:szCs w:val="21"/>
        </w:rPr>
        <w:t>C6</w:t>
      </w:r>
      <w:r w:rsidR="00EA5488">
        <w:rPr>
          <w:rFonts w:ascii="WjrfxpAdvPSMP13" w:hAnsi="WjrfxpAdvPSMP13" w:hint="eastAsia"/>
          <w:color w:val="000000"/>
          <w:szCs w:val="21"/>
        </w:rPr>
        <w:t>，</w:t>
      </w:r>
      <w:r w:rsidR="00EA5488">
        <w:rPr>
          <w:rFonts w:ascii="WjrfxpAdvPSMP13" w:hAnsi="WjrfxpAdvPSMP13" w:hint="eastAsia"/>
          <w:color w:val="000000"/>
          <w:szCs w:val="21"/>
        </w:rPr>
        <w:t>C7</w:t>
      </w:r>
      <w:r w:rsidR="00EA5488">
        <w:rPr>
          <w:rFonts w:ascii="WjrfxpAdvPSMP13" w:hAnsi="WjrfxpAdvPSMP13" w:hint="eastAsia"/>
          <w:color w:val="000000"/>
          <w:szCs w:val="21"/>
        </w:rPr>
        <w:t>，</w:t>
      </w:r>
      <w:r w:rsidR="00EA5488">
        <w:rPr>
          <w:rFonts w:ascii="WjrfxpAdvPSMP13" w:hAnsi="WjrfxpAdvPSMP13" w:hint="eastAsia"/>
          <w:color w:val="000000"/>
          <w:szCs w:val="21"/>
        </w:rPr>
        <w:t>R11</w:t>
      </w:r>
      <w:r w:rsidR="00EA5488">
        <w:rPr>
          <w:rFonts w:ascii="WjrfxpAdvPSMP13" w:hAnsi="WjrfxpAdvPSMP13" w:hint="eastAsia"/>
          <w:color w:val="000000"/>
          <w:szCs w:val="21"/>
        </w:rPr>
        <w:t>，</w:t>
      </w:r>
      <w:r w:rsidR="00EA5488">
        <w:rPr>
          <w:rFonts w:ascii="WjrfxpAdvPSMP13" w:hAnsi="WjrfxpAdvPSMP13" w:hint="eastAsia"/>
          <w:color w:val="000000"/>
          <w:szCs w:val="21"/>
        </w:rPr>
        <w:t>R12</w:t>
      </w:r>
      <w:r w:rsidR="00EA5488">
        <w:rPr>
          <w:rFonts w:ascii="WjrfxpAdvPSMP13" w:hAnsi="WjrfxpAdvPSMP13" w:hint="eastAsia"/>
          <w:color w:val="000000"/>
          <w:szCs w:val="21"/>
        </w:rPr>
        <w:t>，</w:t>
      </w:r>
      <w:r w:rsidR="00EA5488">
        <w:rPr>
          <w:rFonts w:ascii="WjrfxpAdvPSMP13" w:hAnsi="WjrfxpAdvPSMP13" w:hint="eastAsia"/>
          <w:color w:val="000000"/>
          <w:szCs w:val="21"/>
        </w:rPr>
        <w:t>R13</w:t>
      </w:r>
      <w:r w:rsidR="00EA5488">
        <w:rPr>
          <w:rFonts w:ascii="WjrfxpAdvPSMP13" w:hAnsi="WjrfxpAdvPSMP13" w:hint="eastAsia"/>
          <w:color w:val="000000"/>
          <w:szCs w:val="21"/>
        </w:rPr>
        <w:t>使</w:t>
      </w:r>
      <w:r w:rsidR="009C5B22">
        <w:rPr>
          <w:rFonts w:ascii="WjrfxpAdvPSMP13" w:hAnsi="WjrfxpAdvPSMP13" w:hint="eastAsia"/>
          <w:color w:val="000000"/>
          <w:szCs w:val="21"/>
        </w:rPr>
        <w:t>低通</w:t>
      </w:r>
      <w:r w:rsidR="00EA5488">
        <w:rPr>
          <w:rFonts w:ascii="WjrfxpAdvPSMP13" w:hAnsi="WjrfxpAdvPSMP13" w:hint="eastAsia"/>
          <w:color w:val="000000"/>
          <w:szCs w:val="21"/>
        </w:rPr>
        <w:t>滤波放大电路截止频率为</w:t>
      </w:r>
      <w:r w:rsidR="00EA5488">
        <w:rPr>
          <w:rFonts w:ascii="WjrfxpAdvPSMP13" w:hAnsi="WjrfxpAdvPSMP13" w:hint="eastAsia"/>
          <w:color w:val="000000"/>
          <w:szCs w:val="21"/>
        </w:rPr>
        <w:t>40 H</w:t>
      </w:r>
      <w:r w:rsidR="00EA5488">
        <w:rPr>
          <w:rFonts w:ascii="WjrfxpAdvPSMP13" w:hAnsi="WjrfxpAdvPSMP13"/>
          <w:color w:val="000000"/>
          <w:szCs w:val="21"/>
        </w:rPr>
        <w:t>z</w:t>
      </w:r>
      <w:r w:rsidR="009C5B22">
        <w:rPr>
          <w:rFonts w:ascii="WjrfxpAdvPSMP13" w:hAnsi="WjrfxpAdvPSMP13" w:hint="eastAsia"/>
          <w:color w:val="000000"/>
          <w:szCs w:val="21"/>
        </w:rPr>
        <w:t>，增益</w:t>
      </w:r>
      <w:r w:rsidRPr="0028402A">
        <w:rPr>
          <w:rFonts w:ascii="WjrfxpAdvPSMP13" w:hAnsi="WjrfxpAdvPSMP13" w:hint="eastAsia"/>
          <w:color w:val="000000"/>
          <w:szCs w:val="21"/>
        </w:rPr>
        <w:t>为</w:t>
      </w:r>
      <w:r w:rsidRPr="0028402A">
        <w:rPr>
          <w:rFonts w:ascii="WjrfxpAdvPSMP13" w:hAnsi="WjrfxpAdvPSMP13" w:hint="eastAsia"/>
          <w:color w:val="000000"/>
          <w:szCs w:val="21"/>
        </w:rPr>
        <w:t>11</w:t>
      </w:r>
      <w:r w:rsidRPr="0028402A">
        <w:rPr>
          <w:rFonts w:ascii="WjrfxpAdvPSMP13" w:hAnsi="WjrfxpAdvPSMP13" w:hint="eastAsia"/>
          <w:color w:val="000000"/>
          <w:szCs w:val="21"/>
        </w:rPr>
        <w:t>，</w:t>
      </w:r>
      <w:r>
        <w:rPr>
          <w:rFonts w:ascii="WjrfxpAdvPSMP13" w:hAnsi="WjrfxpAdvPSMP13" w:hint="eastAsia"/>
          <w:color w:val="000000"/>
          <w:szCs w:val="21"/>
        </w:rPr>
        <w:t>最终系统总增益为</w:t>
      </w:r>
      <w:r w:rsidRPr="00D63D55">
        <w:rPr>
          <w:rFonts w:hint="eastAsia"/>
          <w:color w:val="000000"/>
          <w:szCs w:val="21"/>
        </w:rPr>
        <w:t>1100</w:t>
      </w:r>
      <w:r w:rsidRPr="0028402A">
        <w:rPr>
          <w:rFonts w:ascii="WjrfxpAdvPSMP13" w:hAnsi="WjrfxpAdvPSMP13" w:hint="eastAsia"/>
          <w:color w:val="000000"/>
          <w:szCs w:val="21"/>
        </w:rPr>
        <w:t>.</w:t>
      </w:r>
      <w:r w:rsidRPr="0028402A">
        <w:rPr>
          <w:rFonts w:ascii="WjrfxpAdvPSMP13" w:hAnsi="WjrfxpAdvPSMP13" w:hint="eastAsia"/>
          <w:color w:val="000000"/>
          <w:szCs w:val="21"/>
        </w:rPr>
        <w:t>调理后的信号与</w:t>
      </w:r>
      <w:r w:rsidRPr="0028402A">
        <w:rPr>
          <w:rFonts w:ascii="WjrfxpAdvPSMP13" w:hAnsi="WjrfxpAdvPSMP13" w:hint="eastAsia"/>
          <w:color w:val="000000"/>
          <w:szCs w:val="21"/>
        </w:rPr>
        <w:t>STM8L</w:t>
      </w:r>
      <w:r w:rsidR="003E2E83">
        <w:rPr>
          <w:rFonts w:ascii="WjrfxpAdvPSMP13" w:hAnsi="WjrfxpAdvPSMP13"/>
          <w:color w:val="000000"/>
          <w:szCs w:val="21"/>
        </w:rPr>
        <w:t>152</w:t>
      </w:r>
      <w:r w:rsidR="003E2E83">
        <w:rPr>
          <w:rFonts w:ascii="WjrfxpAdvPSMP13" w:hAnsi="WjrfxpAdvPSMP13" w:hint="eastAsia"/>
          <w:color w:val="000000"/>
          <w:szCs w:val="21"/>
        </w:rPr>
        <w:t>K6</w:t>
      </w:r>
      <w:r w:rsidRPr="0028402A">
        <w:rPr>
          <w:rFonts w:ascii="WjrfxpAdvPSMP13" w:hAnsi="WjrfxpAdvPSMP13" w:hint="eastAsia"/>
          <w:color w:val="000000"/>
          <w:szCs w:val="21"/>
        </w:rPr>
        <w:t>单片机</w:t>
      </w:r>
      <w:r w:rsidRPr="0028402A">
        <w:rPr>
          <w:rFonts w:ascii="WjrfxpAdvPSMP13" w:hAnsi="WjrfxpAdvPSMP13"/>
          <w:color w:val="000000"/>
          <w:szCs w:val="21"/>
        </w:rPr>
        <w:t>的</w:t>
      </w:r>
      <w:r w:rsidRPr="0028402A">
        <w:rPr>
          <w:rFonts w:ascii="WjrfxpAdvPSMP13" w:hAnsi="WjrfxpAdvPSMP13"/>
          <w:color w:val="000000"/>
          <w:szCs w:val="21"/>
        </w:rPr>
        <w:t>A/D</w:t>
      </w:r>
      <w:r w:rsidRPr="0028402A">
        <w:rPr>
          <w:rFonts w:ascii="WjrfxpAdvPSMP13" w:hAnsi="WjrfxpAdvPSMP13"/>
          <w:color w:val="000000"/>
          <w:szCs w:val="21"/>
        </w:rPr>
        <w:t>接口相连，导联脱落检测端与</w:t>
      </w:r>
      <w:r w:rsidRPr="0028402A">
        <w:rPr>
          <w:rFonts w:ascii="WjrfxpAdvPSMP13" w:hAnsi="WjrfxpAdvPSMP13"/>
          <w:color w:val="000000"/>
          <w:szCs w:val="21"/>
        </w:rPr>
        <w:t>GPIO</w:t>
      </w:r>
      <w:r w:rsidRPr="0028402A">
        <w:rPr>
          <w:rFonts w:ascii="WjrfxpAdvPSMP13" w:hAnsi="WjrfxpAdvPSMP13"/>
          <w:color w:val="000000"/>
          <w:szCs w:val="21"/>
        </w:rPr>
        <w:t>口相连</w:t>
      </w:r>
      <w:r w:rsidRPr="00002984">
        <w:rPr>
          <w:rFonts w:ascii="WjrfxpAdvPSMP13" w:hAnsi="WjrfxpAdvPSMP13" w:hint="eastAsia"/>
          <w:color w:val="000000"/>
          <w:szCs w:val="21"/>
          <w:vertAlign w:val="superscript"/>
        </w:rPr>
        <w:t>[</w:t>
      </w:r>
      <w:r w:rsidRPr="00002984">
        <w:rPr>
          <w:rFonts w:ascii="WjrfxpAdvPSMP13" w:hAnsi="WjrfxpAdvPSMP13"/>
          <w:color w:val="000000"/>
          <w:szCs w:val="21"/>
          <w:vertAlign w:val="superscript"/>
        </w:rPr>
        <w:t>7</w:t>
      </w:r>
      <w:r w:rsidRPr="00002984">
        <w:rPr>
          <w:rFonts w:ascii="WjrfxpAdvPSMP13" w:hAnsi="WjrfxpAdvPSMP13" w:hint="eastAsia"/>
          <w:color w:val="000000"/>
          <w:szCs w:val="21"/>
          <w:vertAlign w:val="superscript"/>
        </w:rPr>
        <w:t>]</w:t>
      </w:r>
      <w:r w:rsidRPr="0028402A">
        <w:rPr>
          <w:rFonts w:ascii="WjrfxpAdvPSMP13" w:hAnsi="WjrfxpAdvPSMP13"/>
          <w:color w:val="000000"/>
          <w:szCs w:val="21"/>
        </w:rPr>
        <w:t>。</w:t>
      </w:r>
    </w:p>
    <w:p w14:paraId="1726CFE5" w14:textId="3A754A0C" w:rsidR="00892F73" w:rsidRDefault="00955B88" w:rsidP="00955B88">
      <w:pPr>
        <w:rPr>
          <w:rFonts w:ascii="WjrfxpAdvPSMP13" w:hAnsi="WjrfxpAdvPSMP13" w:hint="eastAsia"/>
          <w:color w:val="000000"/>
          <w:szCs w:val="21"/>
        </w:rPr>
      </w:pPr>
      <w:r>
        <w:object w:dxaOrig="14758" w:dyaOrig="10127" w14:anchorId="18392D66">
          <v:shape id="_x0000_i1026" type="#_x0000_t75" style="width:235.6pt;height:161.3pt" o:ole="">
            <v:imagedata r:id="rId15" o:title=""/>
          </v:shape>
          <o:OLEObject Type="Embed" ProgID="Visio.Drawing.15" ShapeID="_x0000_i1026" DrawAspect="Content" ObjectID="_1535811394" r:id="rId16"/>
        </w:object>
      </w:r>
    </w:p>
    <w:p w14:paraId="1110D671" w14:textId="1666F4D7" w:rsidR="009B09B0" w:rsidRDefault="009B09B0" w:rsidP="00BC2A2D">
      <w:pPr>
        <w:spacing w:after="240"/>
        <w:ind w:firstLineChars="200" w:firstLine="300"/>
        <w:jc w:val="center"/>
        <w:rPr>
          <w:rFonts w:ascii="宋体" w:hAnsi="宋体"/>
          <w:color w:val="000000"/>
          <w:szCs w:val="21"/>
        </w:rPr>
      </w:pPr>
      <w:r w:rsidRPr="00BC2A2D">
        <w:rPr>
          <w:rFonts w:ascii="WjrfxpAdvPSMP13" w:hAnsi="WjrfxpAdvPSMP13" w:hint="eastAsia"/>
          <w:color w:val="000000"/>
          <w:sz w:val="15"/>
          <w:szCs w:val="15"/>
        </w:rPr>
        <w:t>图</w:t>
      </w:r>
      <w:r w:rsidRPr="00BC2A2D">
        <w:rPr>
          <w:color w:val="000000"/>
          <w:sz w:val="15"/>
          <w:szCs w:val="15"/>
        </w:rPr>
        <w:t>3</w:t>
      </w:r>
      <w:r w:rsidRPr="00BC2A2D">
        <w:rPr>
          <w:rFonts w:ascii="WjrfxpAdvPSMP13" w:hAnsi="WjrfxpAdvPSMP13"/>
          <w:color w:val="000000"/>
          <w:sz w:val="15"/>
          <w:szCs w:val="15"/>
        </w:rPr>
        <w:t xml:space="preserve"> </w:t>
      </w:r>
      <w:r w:rsidR="00EA5488">
        <w:rPr>
          <w:rFonts w:ascii="WjrfxpAdvPSMP13" w:hAnsi="WjrfxpAdvPSMP13" w:hint="eastAsia"/>
          <w:color w:val="000000"/>
          <w:sz w:val="15"/>
          <w:szCs w:val="15"/>
        </w:rPr>
        <w:t>模拟前端电路图</w:t>
      </w:r>
    </w:p>
    <w:p w14:paraId="4DFF62D9" w14:textId="77777777" w:rsidR="00721147" w:rsidRPr="004B2BFB" w:rsidRDefault="00721147" w:rsidP="004B2BFB">
      <w:pPr>
        <w:rPr>
          <w:rFonts w:ascii="黑体" w:eastAsia="黑体" w:hAnsi="黑体"/>
        </w:rPr>
      </w:pPr>
      <w:r w:rsidRPr="004B2BFB">
        <w:rPr>
          <w:rFonts w:eastAsia="黑体"/>
        </w:rPr>
        <w:t>2.3</w:t>
      </w:r>
      <w:r w:rsidRPr="004B2BFB">
        <w:rPr>
          <w:rFonts w:ascii="黑体" w:eastAsia="黑体" w:hAnsi="黑体"/>
        </w:rPr>
        <w:t xml:space="preserve"> </w:t>
      </w:r>
      <w:r w:rsidRPr="004B2BFB">
        <w:rPr>
          <w:rFonts w:ascii="黑体" w:eastAsia="黑体" w:hAnsi="黑体" w:hint="cs"/>
        </w:rPr>
        <w:t>MCU</w:t>
      </w:r>
      <w:r w:rsidRPr="004B2BFB">
        <w:rPr>
          <w:rFonts w:ascii="黑体" w:eastAsia="黑体" w:hAnsi="黑体"/>
        </w:rPr>
        <w:t>和无线方案</w:t>
      </w:r>
    </w:p>
    <w:p w14:paraId="598008B4" w14:textId="5FC0DBA1" w:rsidR="00721147" w:rsidRPr="0028402A" w:rsidRDefault="00721147" w:rsidP="00721147">
      <w:pPr>
        <w:ind w:firstLine="396"/>
        <w:rPr>
          <w:rFonts w:ascii="WjrfxpAdvPSMP13" w:hAnsi="WjrfxpAdvPSMP13" w:hint="eastAsia"/>
          <w:color w:val="000000"/>
          <w:szCs w:val="21"/>
        </w:rPr>
      </w:pPr>
      <w:r>
        <w:rPr>
          <w:rFonts w:ascii="WjrfxpAdvPSMP13" w:hAnsi="WjrfxpAdvPSMP13" w:hint="eastAsia"/>
          <w:color w:val="000000"/>
          <w:szCs w:val="21"/>
        </w:rPr>
        <w:t>本文采用</w:t>
      </w:r>
      <w:r w:rsidRPr="00927BCA">
        <w:rPr>
          <w:color w:val="000000"/>
          <w:szCs w:val="21"/>
        </w:rPr>
        <w:t>STC</w:t>
      </w:r>
      <w:r>
        <w:rPr>
          <w:rFonts w:ascii="WjrfxpAdvPSMP13" w:hAnsi="WjrfxpAdvPSMP13" w:hint="eastAsia"/>
          <w:color w:val="000000"/>
          <w:szCs w:val="21"/>
        </w:rPr>
        <w:t>公司</w:t>
      </w:r>
      <w:r w:rsidRPr="0028402A">
        <w:rPr>
          <w:rFonts w:ascii="WjrfxpAdvPSMP13" w:hAnsi="WjrfxpAdvPSMP13" w:hint="eastAsia"/>
          <w:color w:val="000000"/>
          <w:szCs w:val="21"/>
        </w:rPr>
        <w:t>的</w:t>
      </w:r>
      <w:r w:rsidRPr="00927BCA">
        <w:rPr>
          <w:rFonts w:hint="eastAsia"/>
          <w:color w:val="000000"/>
          <w:szCs w:val="21"/>
        </w:rPr>
        <w:t>STM8L152K</w:t>
      </w:r>
      <w:r w:rsidRPr="00927BCA">
        <w:rPr>
          <w:color w:val="000000"/>
          <w:szCs w:val="21"/>
        </w:rPr>
        <w:t>6</w:t>
      </w:r>
      <w:r w:rsidRPr="0028402A">
        <w:rPr>
          <w:rFonts w:ascii="WjrfxpAdvPSMP13" w:hAnsi="WjrfxpAdvPSMP13"/>
          <w:color w:val="000000"/>
          <w:szCs w:val="21"/>
        </w:rPr>
        <w:t>单片机进一步处理</w:t>
      </w:r>
      <w:r w:rsidRPr="0028402A">
        <w:rPr>
          <w:rFonts w:ascii="WjrfxpAdvPSMP13" w:hAnsi="WjrfxpAdvPSMP13"/>
          <w:color w:val="000000"/>
          <w:szCs w:val="21"/>
        </w:rPr>
        <w:t>AD8232</w:t>
      </w:r>
      <w:r w:rsidRPr="0028402A">
        <w:rPr>
          <w:rFonts w:ascii="WjrfxpAdvPSMP13" w:hAnsi="WjrfxpAdvPSMP13"/>
          <w:color w:val="000000"/>
          <w:szCs w:val="21"/>
        </w:rPr>
        <w:t>调理后的心电信号。</w:t>
      </w:r>
      <w:r w:rsidRPr="0028402A">
        <w:rPr>
          <w:rFonts w:ascii="WjrfxpAdvPSMP13" w:hAnsi="WjrfxpAdvPSMP13"/>
          <w:color w:val="000000"/>
          <w:szCs w:val="21"/>
        </w:rPr>
        <w:t>STM8L152K6</w:t>
      </w:r>
      <w:r w:rsidRPr="0028402A">
        <w:rPr>
          <w:rFonts w:ascii="WjrfxpAdvPSMP13" w:hAnsi="WjrfxpAdvPSMP13"/>
          <w:color w:val="000000"/>
          <w:szCs w:val="21"/>
        </w:rPr>
        <w:t>是一款具有</w:t>
      </w:r>
      <w:r w:rsidRPr="0028402A">
        <w:rPr>
          <w:rFonts w:ascii="WjrfxpAdvPSMP13" w:hAnsi="WjrfxpAdvPSMP13"/>
          <w:color w:val="000000"/>
          <w:szCs w:val="21"/>
        </w:rPr>
        <w:t>32</w:t>
      </w:r>
      <w:r w:rsidR="00002984">
        <w:rPr>
          <w:rFonts w:ascii="WjrfxpAdvPSMP13" w:hAnsi="WjrfxpAdvPSMP13"/>
          <w:color w:val="000000"/>
          <w:szCs w:val="21"/>
        </w:rPr>
        <w:t xml:space="preserve"> </w:t>
      </w:r>
      <w:r w:rsidRPr="0028402A">
        <w:rPr>
          <w:rFonts w:ascii="WjrfxpAdvPSMP13" w:hAnsi="WjrfxpAdvPSMP13"/>
          <w:color w:val="000000"/>
          <w:szCs w:val="21"/>
        </w:rPr>
        <w:t>KB Flash</w:t>
      </w:r>
      <w:r w:rsidRPr="0028402A">
        <w:rPr>
          <w:rFonts w:ascii="WjrfxpAdvPSMP13" w:hAnsi="WjrfxpAdvPSMP13"/>
          <w:color w:val="000000"/>
          <w:szCs w:val="21"/>
        </w:rPr>
        <w:t>，</w:t>
      </w:r>
      <w:r w:rsidRPr="0028402A">
        <w:rPr>
          <w:rFonts w:ascii="WjrfxpAdvPSMP13" w:hAnsi="WjrfxpAdvPSMP13"/>
          <w:color w:val="000000"/>
          <w:szCs w:val="21"/>
        </w:rPr>
        <w:t>8-bit</w:t>
      </w:r>
      <w:r>
        <w:rPr>
          <w:rFonts w:ascii="WjrfxpAdvPSMP13" w:hAnsi="WjrfxpAdvPSMP13"/>
          <w:color w:val="000000"/>
          <w:szCs w:val="21"/>
        </w:rPr>
        <w:t>微处理单元</w:t>
      </w:r>
      <w:r>
        <w:rPr>
          <w:rFonts w:hint="cs"/>
          <w:color w:val="000000"/>
          <w:szCs w:val="21"/>
        </w:rPr>
        <w:t>(</w:t>
      </w:r>
      <w:r w:rsidR="009C5B22">
        <w:rPr>
          <w:color w:val="000000"/>
          <w:szCs w:val="21"/>
        </w:rPr>
        <w:t xml:space="preserve">Microcontroller Unit, </w:t>
      </w:r>
      <w:r w:rsidRPr="00D63D55">
        <w:rPr>
          <w:rFonts w:hint="eastAsia"/>
          <w:color w:val="000000"/>
          <w:szCs w:val="21"/>
        </w:rPr>
        <w:t>MCU</w:t>
      </w:r>
      <w:r>
        <w:rPr>
          <w:color w:val="000000"/>
          <w:szCs w:val="21"/>
        </w:rPr>
        <w:t>)</w:t>
      </w:r>
      <w:r w:rsidRPr="0028402A">
        <w:rPr>
          <w:rFonts w:ascii="WjrfxpAdvPSMP13" w:hAnsi="WjrfxpAdvPSMP13" w:hint="eastAsia"/>
          <w:color w:val="000000"/>
          <w:szCs w:val="21"/>
        </w:rPr>
        <w:t>的超低功耗单片机，</w:t>
      </w:r>
      <w:r w:rsidRPr="0028402A">
        <w:rPr>
          <w:rFonts w:ascii="WjrfxpAdvPSMP13" w:hAnsi="WjrfxpAdvPSMP13"/>
          <w:color w:val="000000"/>
          <w:szCs w:val="21"/>
        </w:rPr>
        <w:t>内部集成最高</w:t>
      </w:r>
      <w:r w:rsidRPr="0028402A">
        <w:rPr>
          <w:rFonts w:ascii="WjrfxpAdvPSMP13" w:hAnsi="WjrfxpAdvPSMP13"/>
          <w:color w:val="000000"/>
          <w:szCs w:val="21"/>
        </w:rPr>
        <w:t>12bit</w:t>
      </w:r>
      <w:r>
        <w:rPr>
          <w:rFonts w:ascii="WjrfxpAdvPSMP13" w:hAnsi="WjrfxpAdvPSMP13"/>
          <w:color w:val="000000"/>
          <w:szCs w:val="21"/>
        </w:rPr>
        <w:t>分辨率的模数转换器</w:t>
      </w:r>
      <w:r>
        <w:rPr>
          <w:rFonts w:hint="cs"/>
          <w:color w:val="000000"/>
          <w:szCs w:val="21"/>
        </w:rPr>
        <w:t>(</w:t>
      </w:r>
      <w:r w:rsidRPr="00D63D55">
        <w:rPr>
          <w:rFonts w:hint="eastAsia"/>
          <w:color w:val="000000"/>
          <w:szCs w:val="21"/>
        </w:rPr>
        <w:t>ADC</w:t>
      </w:r>
      <w:r>
        <w:rPr>
          <w:rFonts w:hint="cs"/>
          <w:color w:val="000000"/>
          <w:szCs w:val="21"/>
        </w:rPr>
        <w:t>)</w:t>
      </w:r>
      <w:r>
        <w:rPr>
          <w:rFonts w:ascii="WjrfxpAdvPSMP13" w:hAnsi="WjrfxpAdvPSMP13"/>
          <w:color w:val="000000"/>
          <w:szCs w:val="21"/>
        </w:rPr>
        <w:t>，能完成心电信号的采样和量化</w:t>
      </w:r>
      <w:r>
        <w:rPr>
          <w:rFonts w:ascii="WjrfxpAdvPSMP13" w:hAnsi="WjrfxpAdvPSMP13" w:hint="eastAsia"/>
          <w:color w:val="000000"/>
          <w:szCs w:val="21"/>
        </w:rPr>
        <w:t>。模拟滤波无法有效去除</w:t>
      </w:r>
      <w:r w:rsidRPr="00D63D55">
        <w:rPr>
          <w:rFonts w:hint="eastAsia"/>
          <w:color w:val="000000"/>
          <w:szCs w:val="21"/>
        </w:rPr>
        <w:t>ECG</w:t>
      </w:r>
      <w:r>
        <w:rPr>
          <w:rFonts w:ascii="WjrfxpAdvPSMP13" w:hAnsi="WjrfxpAdvPSMP13" w:hint="eastAsia"/>
          <w:color w:val="000000"/>
          <w:szCs w:val="21"/>
        </w:rPr>
        <w:t>信号的各种干扰，需要在单片机中进行软件滤波，更进一步地去除高频干扰，肌电干扰，工频干扰，以及基线漂移</w:t>
      </w:r>
      <w:r w:rsidRPr="00002984">
        <w:rPr>
          <w:rFonts w:hint="cs"/>
          <w:color w:val="000000"/>
          <w:szCs w:val="21"/>
          <w:vertAlign w:val="superscript"/>
        </w:rPr>
        <w:t>[</w:t>
      </w:r>
      <w:r w:rsidRPr="00002984">
        <w:rPr>
          <w:color w:val="000000"/>
          <w:szCs w:val="21"/>
          <w:vertAlign w:val="superscript"/>
        </w:rPr>
        <w:t>8</w:t>
      </w:r>
      <w:r w:rsidRPr="00002984">
        <w:rPr>
          <w:rFonts w:hint="cs"/>
          <w:color w:val="000000"/>
          <w:szCs w:val="21"/>
          <w:vertAlign w:val="superscript"/>
        </w:rPr>
        <w:t>]</w:t>
      </w:r>
      <w:r>
        <w:rPr>
          <w:rFonts w:ascii="WjrfxpAdvPSMP13" w:hAnsi="WjrfxpAdvPSMP13" w:hint="eastAsia"/>
          <w:color w:val="000000"/>
          <w:szCs w:val="21"/>
        </w:rPr>
        <w:t>。</w:t>
      </w:r>
      <w:r w:rsidRPr="00D63D55">
        <w:rPr>
          <w:rFonts w:hint="eastAsia"/>
          <w:color w:val="000000"/>
          <w:szCs w:val="21"/>
        </w:rPr>
        <w:t>STM8L152K6</w:t>
      </w:r>
      <w:r w:rsidRPr="0028402A">
        <w:rPr>
          <w:rFonts w:ascii="WjrfxpAdvPSMP13" w:hAnsi="WjrfxpAdvPSMP13"/>
          <w:color w:val="000000"/>
          <w:szCs w:val="21"/>
        </w:rPr>
        <w:t>单片机不仅完成</w:t>
      </w:r>
      <w:r w:rsidRPr="00D63D55">
        <w:rPr>
          <w:rFonts w:hint="eastAsia"/>
          <w:color w:val="000000"/>
          <w:szCs w:val="21"/>
        </w:rPr>
        <w:t>ECG</w:t>
      </w:r>
      <w:r w:rsidRPr="0028402A">
        <w:rPr>
          <w:rFonts w:ascii="WjrfxpAdvPSMP13" w:hAnsi="WjrfxpAdvPSMP13"/>
          <w:color w:val="000000"/>
          <w:szCs w:val="21"/>
        </w:rPr>
        <w:t>信号的处理，还负责管理各个模块的工作，包括根据自定义协议对数据打包，</w:t>
      </w:r>
      <w:proofErr w:type="gramStart"/>
      <w:r w:rsidRPr="0028402A">
        <w:rPr>
          <w:rFonts w:ascii="WjrfxpAdvPSMP13" w:hAnsi="WjrfxpAdvPSMP13"/>
          <w:color w:val="000000"/>
          <w:szCs w:val="21"/>
        </w:rPr>
        <w:t>控制蓝牙</w:t>
      </w:r>
      <w:r>
        <w:rPr>
          <w:rFonts w:ascii="WjrfxpAdvPSMP13" w:hAnsi="WjrfxpAdvPSMP13" w:hint="eastAsia"/>
          <w:color w:val="000000"/>
          <w:szCs w:val="21"/>
        </w:rPr>
        <w:t>通讯</w:t>
      </w:r>
      <w:proofErr w:type="gramEnd"/>
      <w:r w:rsidRPr="0028402A">
        <w:rPr>
          <w:rFonts w:ascii="WjrfxpAdvPSMP13" w:hAnsi="WjrfxpAdvPSMP13"/>
          <w:color w:val="000000"/>
          <w:szCs w:val="21"/>
        </w:rPr>
        <w:t>模块进行数据收发，根据上位机指令控制</w:t>
      </w:r>
      <w:r>
        <w:rPr>
          <w:rFonts w:ascii="WjrfxpAdvPSMP13" w:hAnsi="WjrfxpAdvPSMP13" w:hint="eastAsia"/>
          <w:color w:val="000000"/>
          <w:szCs w:val="21"/>
        </w:rPr>
        <w:t>其它模块的</w:t>
      </w:r>
      <w:r w:rsidRPr="0028402A">
        <w:rPr>
          <w:rFonts w:ascii="WjrfxpAdvPSMP13" w:hAnsi="WjrfxpAdvPSMP13"/>
          <w:color w:val="000000"/>
          <w:szCs w:val="21"/>
        </w:rPr>
        <w:t>工作等。</w:t>
      </w:r>
    </w:p>
    <w:p w14:paraId="1FDAD47C" w14:textId="4EE1EFEA" w:rsidR="00721147" w:rsidRDefault="00721147" w:rsidP="00721147">
      <w:pPr>
        <w:ind w:firstLine="396"/>
        <w:rPr>
          <w:rFonts w:ascii="WjrfxpAdvPSMP13" w:hAnsi="WjrfxpAdvPSMP13" w:hint="eastAsia"/>
          <w:color w:val="000000"/>
          <w:szCs w:val="21"/>
        </w:rPr>
      </w:pPr>
      <w:proofErr w:type="gramStart"/>
      <w:r>
        <w:rPr>
          <w:rFonts w:ascii="WjrfxpAdvPSMP13" w:hAnsi="WjrfxpAdvPSMP13" w:hint="eastAsia"/>
          <w:color w:val="000000"/>
          <w:szCs w:val="21"/>
        </w:rPr>
        <w:t>蓝牙通讯</w:t>
      </w:r>
      <w:proofErr w:type="gramEnd"/>
      <w:r w:rsidRPr="0028402A">
        <w:rPr>
          <w:rFonts w:ascii="WjrfxpAdvPSMP13" w:hAnsi="WjrfxpAdvPSMP13"/>
          <w:color w:val="000000"/>
          <w:szCs w:val="21"/>
        </w:rPr>
        <w:t>模块采用</w:t>
      </w:r>
      <w:r w:rsidRPr="0028402A">
        <w:rPr>
          <w:rFonts w:ascii="WjrfxpAdvPSMP13" w:hAnsi="WjrfxpAdvPSMP13"/>
          <w:color w:val="000000"/>
          <w:szCs w:val="21"/>
        </w:rPr>
        <w:t>TI</w:t>
      </w:r>
      <w:r w:rsidRPr="0028402A">
        <w:rPr>
          <w:rFonts w:ascii="WjrfxpAdvPSMP13" w:hAnsi="WjrfxpAdvPSMP13"/>
          <w:color w:val="000000"/>
          <w:szCs w:val="21"/>
        </w:rPr>
        <w:t>公司的</w:t>
      </w:r>
      <w:r w:rsidRPr="0070260C">
        <w:rPr>
          <w:color w:val="000000"/>
          <w:szCs w:val="21"/>
        </w:rPr>
        <w:t>CC2541</w:t>
      </w:r>
      <w:proofErr w:type="gramStart"/>
      <w:r w:rsidRPr="0028402A">
        <w:rPr>
          <w:rFonts w:ascii="WjrfxpAdvPSMP13" w:hAnsi="WjrfxpAdvPSMP13"/>
          <w:color w:val="000000"/>
          <w:szCs w:val="21"/>
        </w:rPr>
        <w:t>蓝牙</w:t>
      </w:r>
      <w:proofErr w:type="gramEnd"/>
      <w:r w:rsidRPr="0070260C">
        <w:rPr>
          <w:color w:val="000000"/>
          <w:szCs w:val="21"/>
        </w:rPr>
        <w:t>4.0</w:t>
      </w:r>
      <w:r w:rsidRPr="0028402A">
        <w:rPr>
          <w:rFonts w:ascii="WjrfxpAdvPSMP13" w:hAnsi="WjrfxpAdvPSMP13"/>
          <w:color w:val="000000"/>
          <w:szCs w:val="21"/>
        </w:rPr>
        <w:t>低功耗片上系统。</w:t>
      </w:r>
      <w:r w:rsidRPr="0070260C">
        <w:rPr>
          <w:color w:val="000000"/>
          <w:szCs w:val="21"/>
        </w:rPr>
        <w:t>CC2541</w:t>
      </w:r>
      <w:r w:rsidRPr="0028402A">
        <w:rPr>
          <w:rFonts w:ascii="WjrfxpAdvPSMP13" w:hAnsi="WjrfxpAdvPSMP13"/>
          <w:color w:val="000000"/>
          <w:szCs w:val="21"/>
        </w:rPr>
        <w:t>集成了片上</w:t>
      </w:r>
      <w:r w:rsidRPr="00D63D55">
        <w:rPr>
          <w:rFonts w:hint="eastAsia"/>
          <w:color w:val="000000"/>
          <w:szCs w:val="21"/>
        </w:rPr>
        <w:t>RF</w:t>
      </w:r>
      <w:r w:rsidRPr="0028402A">
        <w:rPr>
          <w:rFonts w:ascii="WjrfxpAdvPSMP13" w:hAnsi="WjrfxpAdvPSMP13"/>
          <w:color w:val="000000"/>
          <w:szCs w:val="21"/>
        </w:rPr>
        <w:t>收发器，一个增强型</w:t>
      </w:r>
      <w:r w:rsidRPr="0070260C">
        <w:rPr>
          <w:color w:val="000000"/>
          <w:szCs w:val="21"/>
        </w:rPr>
        <w:t>8051MCU</w:t>
      </w:r>
      <w:r w:rsidRPr="0028402A">
        <w:rPr>
          <w:rFonts w:ascii="WjrfxpAdvPSMP13" w:hAnsi="WjrfxpAdvPSMP13"/>
          <w:color w:val="000000"/>
          <w:szCs w:val="21"/>
        </w:rPr>
        <w:t>，</w:t>
      </w:r>
      <w:r w:rsidRPr="0070260C">
        <w:rPr>
          <w:color w:val="000000"/>
          <w:szCs w:val="21"/>
        </w:rPr>
        <w:t>8KB</w:t>
      </w:r>
      <w:r w:rsidRPr="0028402A">
        <w:rPr>
          <w:rFonts w:ascii="WjrfxpAdvPSMP13" w:hAnsi="WjrfxpAdvPSMP13"/>
          <w:color w:val="000000"/>
          <w:szCs w:val="21"/>
        </w:rPr>
        <w:t xml:space="preserve"> </w:t>
      </w:r>
      <w:r w:rsidRPr="0070260C">
        <w:rPr>
          <w:color w:val="000000"/>
          <w:szCs w:val="21"/>
        </w:rPr>
        <w:t>RAM</w:t>
      </w:r>
      <w:r w:rsidRPr="0028402A">
        <w:rPr>
          <w:rFonts w:ascii="WjrfxpAdvPSMP13" w:hAnsi="WjrfxpAdvPSMP13"/>
          <w:color w:val="000000"/>
          <w:szCs w:val="21"/>
        </w:rPr>
        <w:t>以及各种丰富的外设。</w:t>
      </w:r>
      <w:r w:rsidRPr="0070260C">
        <w:rPr>
          <w:color w:val="000000"/>
          <w:szCs w:val="21"/>
        </w:rPr>
        <w:t>CC2541</w:t>
      </w:r>
      <w:r w:rsidRPr="0028402A">
        <w:rPr>
          <w:rFonts w:ascii="WjrfxpAdvPSMP13" w:hAnsi="WjrfxpAdvPSMP13"/>
          <w:color w:val="000000"/>
          <w:szCs w:val="21"/>
        </w:rPr>
        <w:t>具有多种运行模式，功耗低，非常适合用于可穿戴设备。</w:t>
      </w:r>
      <w:r w:rsidRPr="0070260C">
        <w:rPr>
          <w:color w:val="000000"/>
          <w:szCs w:val="21"/>
        </w:rPr>
        <w:t>STM8L</w:t>
      </w:r>
      <w:r>
        <w:rPr>
          <w:color w:val="000000"/>
          <w:szCs w:val="21"/>
        </w:rPr>
        <w:t>152K6</w:t>
      </w:r>
      <w:r>
        <w:rPr>
          <w:rFonts w:hint="eastAsia"/>
          <w:color w:val="000000"/>
          <w:szCs w:val="21"/>
        </w:rPr>
        <w:t>与</w:t>
      </w:r>
      <w:r>
        <w:rPr>
          <w:rFonts w:hint="eastAsia"/>
          <w:color w:val="000000"/>
          <w:szCs w:val="21"/>
        </w:rPr>
        <w:t>CC2541</w:t>
      </w:r>
      <w:r>
        <w:rPr>
          <w:rFonts w:hint="eastAsia"/>
          <w:color w:val="000000"/>
          <w:szCs w:val="21"/>
        </w:rPr>
        <w:t>通过串口相连，此时</w:t>
      </w:r>
      <w:r>
        <w:rPr>
          <w:rFonts w:hint="eastAsia"/>
          <w:color w:val="000000"/>
          <w:szCs w:val="21"/>
        </w:rPr>
        <w:t>CC2541</w:t>
      </w:r>
      <w:r>
        <w:rPr>
          <w:rFonts w:hint="eastAsia"/>
          <w:color w:val="000000"/>
          <w:szCs w:val="21"/>
        </w:rPr>
        <w:t>作为从机，接收上位机传送</w:t>
      </w:r>
      <w:r>
        <w:rPr>
          <w:rFonts w:hint="eastAsia"/>
          <w:color w:val="000000"/>
          <w:szCs w:val="21"/>
        </w:rPr>
        <w:lastRenderedPageBreak/>
        <w:t>过来的数据包并进行解析，确定接收数据无误后，将对应的指令传送给</w:t>
      </w:r>
      <w:r>
        <w:rPr>
          <w:rFonts w:hint="eastAsia"/>
          <w:color w:val="000000"/>
          <w:szCs w:val="21"/>
        </w:rPr>
        <w:t>S</w:t>
      </w:r>
      <w:r>
        <w:rPr>
          <w:color w:val="000000"/>
          <w:szCs w:val="21"/>
        </w:rPr>
        <w:t>TM8L152K6</w:t>
      </w:r>
      <w:r>
        <w:rPr>
          <w:rFonts w:hint="eastAsia"/>
          <w:color w:val="000000"/>
          <w:szCs w:val="21"/>
        </w:rPr>
        <w:t>.</w:t>
      </w:r>
      <w:r>
        <w:rPr>
          <w:color w:val="000000"/>
          <w:szCs w:val="21"/>
        </w:rPr>
        <w:t xml:space="preserve"> </w:t>
      </w:r>
      <w:r>
        <w:rPr>
          <w:rFonts w:hint="eastAsia"/>
          <w:color w:val="000000"/>
          <w:szCs w:val="21"/>
        </w:rPr>
        <w:t>STM</w:t>
      </w:r>
      <w:r>
        <w:rPr>
          <w:color w:val="000000"/>
          <w:szCs w:val="21"/>
        </w:rPr>
        <w:t>152K6</w:t>
      </w:r>
      <w:r>
        <w:rPr>
          <w:rFonts w:hint="eastAsia"/>
          <w:color w:val="000000"/>
          <w:szCs w:val="21"/>
        </w:rPr>
        <w:t>根据指令执行相应操作，最后</w:t>
      </w:r>
      <w:r w:rsidRPr="0028402A">
        <w:rPr>
          <w:rFonts w:ascii="WjrfxpAdvPSMP13" w:hAnsi="WjrfxpAdvPSMP13"/>
          <w:color w:val="000000"/>
          <w:szCs w:val="21"/>
        </w:rPr>
        <w:t>将处理好的</w:t>
      </w:r>
      <w:r w:rsidRPr="0070260C">
        <w:rPr>
          <w:color w:val="000000"/>
          <w:szCs w:val="21"/>
        </w:rPr>
        <w:t>ECG</w:t>
      </w:r>
      <w:r w:rsidRPr="0028402A">
        <w:rPr>
          <w:rFonts w:ascii="WjrfxpAdvPSMP13" w:hAnsi="WjrfxpAdvPSMP13"/>
          <w:color w:val="000000"/>
          <w:szCs w:val="21"/>
        </w:rPr>
        <w:t>数据打包后通过串口发送到</w:t>
      </w:r>
      <w:r w:rsidRPr="0070260C">
        <w:rPr>
          <w:color w:val="000000"/>
          <w:szCs w:val="21"/>
        </w:rPr>
        <w:t>CC2541</w:t>
      </w:r>
      <w:r w:rsidRPr="0070260C">
        <w:rPr>
          <w:color w:val="000000"/>
          <w:szCs w:val="21"/>
        </w:rPr>
        <w:t>，</w:t>
      </w:r>
      <w:r w:rsidRPr="0070260C">
        <w:rPr>
          <w:color w:val="000000"/>
          <w:szCs w:val="21"/>
        </w:rPr>
        <w:t>CC2541</w:t>
      </w:r>
      <w:r w:rsidRPr="0028402A">
        <w:rPr>
          <w:rFonts w:ascii="WjrfxpAdvPSMP13" w:hAnsi="WjrfxpAdvPSMP13"/>
          <w:color w:val="000000"/>
          <w:szCs w:val="21"/>
        </w:rPr>
        <w:t>再将数据通过射频发射出去。考虑</w:t>
      </w:r>
      <w:proofErr w:type="gramStart"/>
      <w:r w:rsidRPr="0028402A">
        <w:rPr>
          <w:rFonts w:ascii="WjrfxpAdvPSMP13" w:hAnsi="WjrfxpAdvPSMP13"/>
          <w:color w:val="000000"/>
          <w:szCs w:val="21"/>
        </w:rPr>
        <w:t>到蓝牙通信</w:t>
      </w:r>
      <w:proofErr w:type="gramEnd"/>
      <w:r w:rsidRPr="0028402A">
        <w:rPr>
          <w:rFonts w:ascii="WjrfxpAdvPSMP13" w:hAnsi="WjrfxpAdvPSMP13"/>
          <w:color w:val="000000"/>
          <w:szCs w:val="21"/>
        </w:rPr>
        <w:t>的丢包情况，在</w:t>
      </w:r>
      <w:r w:rsidRPr="0070260C">
        <w:rPr>
          <w:color w:val="000000"/>
          <w:szCs w:val="21"/>
        </w:rPr>
        <w:t>CC2541</w:t>
      </w:r>
      <w:r w:rsidRPr="0028402A">
        <w:rPr>
          <w:rFonts w:ascii="WjrfxpAdvPSMP13" w:hAnsi="WjrfxpAdvPSMP13"/>
          <w:color w:val="000000"/>
          <w:szCs w:val="21"/>
        </w:rPr>
        <w:t>上完成数据帧的校验工作，保证较高的通信质量。</w:t>
      </w:r>
      <w:r>
        <w:rPr>
          <w:rFonts w:ascii="WjrfxpAdvPSMP13" w:hAnsi="WjrfxpAdvPSMP13" w:hint="eastAsia"/>
          <w:color w:val="000000"/>
          <w:szCs w:val="21"/>
        </w:rPr>
        <w:t>为了</w:t>
      </w:r>
      <w:r w:rsidR="009C5B22">
        <w:rPr>
          <w:rFonts w:ascii="WjrfxpAdvPSMP13" w:hAnsi="WjrfxpAdvPSMP13" w:hint="eastAsia"/>
          <w:color w:val="000000"/>
          <w:szCs w:val="21"/>
        </w:rPr>
        <w:t>增加终端设备的访问能力，</w:t>
      </w:r>
      <w:proofErr w:type="gramStart"/>
      <w:r w:rsidR="009C5B22">
        <w:rPr>
          <w:rFonts w:ascii="WjrfxpAdvPSMP13" w:hAnsi="WjrfxpAdvPSMP13" w:hint="eastAsia"/>
          <w:color w:val="000000"/>
          <w:szCs w:val="21"/>
        </w:rPr>
        <w:t>采用蓝牙</w:t>
      </w:r>
      <w:proofErr w:type="spellStart"/>
      <w:proofErr w:type="gramEnd"/>
      <w:r w:rsidR="009C5B22">
        <w:rPr>
          <w:rFonts w:ascii="WjrfxpAdvPSMP13" w:hAnsi="WjrfxpAdvPSMP13" w:hint="eastAsia"/>
          <w:color w:val="000000"/>
          <w:szCs w:val="21"/>
        </w:rPr>
        <w:t>WiFi</w:t>
      </w:r>
      <w:proofErr w:type="spellEnd"/>
      <w:r w:rsidR="009C5B22">
        <w:rPr>
          <w:rFonts w:ascii="WjrfxpAdvPSMP13" w:hAnsi="WjrfxpAdvPSMP13" w:hint="eastAsia"/>
          <w:color w:val="000000"/>
          <w:szCs w:val="21"/>
        </w:rPr>
        <w:t>模块处理采集前端的数据，终端设备通过</w:t>
      </w:r>
      <w:proofErr w:type="spellStart"/>
      <w:r w:rsidR="009C5B22">
        <w:rPr>
          <w:rFonts w:ascii="WjrfxpAdvPSMP13" w:hAnsi="WjrfxpAdvPSMP13" w:hint="eastAsia"/>
          <w:color w:val="000000"/>
          <w:szCs w:val="21"/>
        </w:rPr>
        <w:t>WiFi</w:t>
      </w:r>
      <w:proofErr w:type="spellEnd"/>
      <w:r w:rsidR="009C5B22">
        <w:rPr>
          <w:rFonts w:ascii="WjrfxpAdvPSMP13" w:hAnsi="WjrfxpAdvPSMP13" w:hint="eastAsia"/>
          <w:color w:val="000000"/>
          <w:szCs w:val="21"/>
        </w:rPr>
        <w:t>可以获取多个采集前端的数据。</w:t>
      </w:r>
    </w:p>
    <w:p w14:paraId="29164C86" w14:textId="77777777" w:rsidR="00721147" w:rsidRPr="004B2BFB" w:rsidRDefault="00721147" w:rsidP="004B2BFB">
      <w:pPr>
        <w:rPr>
          <w:rFonts w:ascii="黑体" w:eastAsia="黑体" w:hAnsi="黑体"/>
          <w:sz w:val="28"/>
          <w:szCs w:val="28"/>
        </w:rPr>
      </w:pPr>
      <w:r w:rsidRPr="00BC2A2D">
        <w:rPr>
          <w:rFonts w:eastAsia="黑体"/>
          <w:sz w:val="28"/>
          <w:szCs w:val="28"/>
        </w:rPr>
        <w:t xml:space="preserve">3 </w:t>
      </w:r>
      <w:r w:rsidRPr="004B2BFB">
        <w:rPr>
          <w:rFonts w:ascii="黑体" w:eastAsia="黑体" w:hAnsi="黑体" w:hint="eastAsia"/>
          <w:sz w:val="28"/>
          <w:szCs w:val="28"/>
        </w:rPr>
        <w:t>软件设计</w:t>
      </w:r>
    </w:p>
    <w:p w14:paraId="5782825A" w14:textId="77777777" w:rsidR="00721147" w:rsidRPr="00BC2A2D" w:rsidRDefault="00721147" w:rsidP="00BC2A2D">
      <w:pPr>
        <w:rPr>
          <w:rFonts w:ascii="黑体" w:eastAsia="黑体" w:hAnsi="黑体"/>
        </w:rPr>
      </w:pPr>
      <w:r w:rsidRPr="00BC2A2D">
        <w:rPr>
          <w:rFonts w:eastAsia="黑体"/>
        </w:rPr>
        <w:t>3.1</w:t>
      </w:r>
      <w:r w:rsidRPr="00BC2A2D">
        <w:rPr>
          <w:rFonts w:ascii="黑体" w:eastAsia="黑体" w:hAnsi="黑体"/>
        </w:rPr>
        <w:t xml:space="preserve"> </w:t>
      </w:r>
      <w:r w:rsidRPr="00BC2A2D">
        <w:rPr>
          <w:rFonts w:ascii="黑体" w:eastAsia="黑体" w:hAnsi="黑体" w:hint="eastAsia"/>
        </w:rPr>
        <w:t>采集前端程序设计</w:t>
      </w:r>
    </w:p>
    <w:p w14:paraId="44CF9016" w14:textId="77777777" w:rsidR="00721147" w:rsidRDefault="00721147" w:rsidP="00721147">
      <w:pPr>
        <w:ind w:firstLine="420"/>
      </w:pPr>
      <w:r>
        <w:rPr>
          <w:rFonts w:hint="eastAsia"/>
        </w:rPr>
        <w:t>本文主要在</w:t>
      </w:r>
      <w:r>
        <w:rPr>
          <w:rFonts w:hint="eastAsia"/>
        </w:rPr>
        <w:t>STM</w:t>
      </w:r>
      <w:r>
        <w:t>8L152K6</w:t>
      </w:r>
      <w:r>
        <w:rPr>
          <w:rFonts w:hint="eastAsia"/>
        </w:rPr>
        <w:t>单片机上完成心电信号的预处理以及心率的计算，并将处理后的数据打包后</w:t>
      </w:r>
      <w:proofErr w:type="gramStart"/>
      <w:r>
        <w:rPr>
          <w:rFonts w:hint="eastAsia"/>
        </w:rPr>
        <w:t>通过蓝牙传输</w:t>
      </w:r>
      <w:proofErr w:type="gramEnd"/>
      <w:r>
        <w:rPr>
          <w:rFonts w:hint="eastAsia"/>
        </w:rPr>
        <w:t>到其它终端。</w:t>
      </w:r>
    </w:p>
    <w:p w14:paraId="69D76A37" w14:textId="2E1D81E6" w:rsidR="00E94498" w:rsidRDefault="00721147" w:rsidP="003A2A1C">
      <w:pPr>
        <w:ind w:firstLineChars="200" w:firstLine="420"/>
      </w:pPr>
      <w:r>
        <w:rPr>
          <w:rFonts w:hint="eastAsia"/>
        </w:rPr>
        <w:t>采集前端上电后</w:t>
      </w:r>
      <w:r>
        <w:rPr>
          <w:rFonts w:hint="eastAsia"/>
        </w:rPr>
        <w:t>STM8L</w:t>
      </w:r>
      <w:r>
        <w:t>152K6</w:t>
      </w:r>
      <w:r>
        <w:rPr>
          <w:rFonts w:hint="eastAsia"/>
        </w:rPr>
        <w:t>对各模块初始化后进入低功耗模式，此时</w:t>
      </w:r>
      <w:r>
        <w:rPr>
          <w:rFonts w:hint="eastAsia"/>
        </w:rPr>
        <w:t>AD8232</w:t>
      </w:r>
      <w:r>
        <w:rPr>
          <w:rFonts w:hint="eastAsia"/>
        </w:rPr>
        <w:t>处于挂起模式，</w:t>
      </w:r>
      <w:r>
        <w:rPr>
          <w:rFonts w:hint="eastAsia"/>
        </w:rPr>
        <w:t>STM8L</w:t>
      </w:r>
      <w:r>
        <w:rPr>
          <w:rFonts w:hint="eastAsia"/>
        </w:rPr>
        <w:t>单片机处于低功耗模式。直到上位机发出数据采集指令，</w:t>
      </w:r>
      <w:r>
        <w:rPr>
          <w:rFonts w:hint="eastAsia"/>
        </w:rPr>
        <w:t>CC2541</w:t>
      </w:r>
      <w:r>
        <w:rPr>
          <w:rFonts w:hint="eastAsia"/>
        </w:rPr>
        <w:t>通过串口唤醒</w:t>
      </w:r>
      <w:r>
        <w:rPr>
          <w:rFonts w:hint="eastAsia"/>
        </w:rPr>
        <w:t>TM8L152K6</w:t>
      </w:r>
      <w:r>
        <w:rPr>
          <w:rFonts w:hint="eastAsia"/>
        </w:rPr>
        <w:t>，控制</w:t>
      </w:r>
      <w:r>
        <w:rPr>
          <w:rFonts w:hint="eastAsia"/>
        </w:rPr>
        <w:t>AD8232</w:t>
      </w:r>
      <w:r>
        <w:rPr>
          <w:rFonts w:hint="eastAsia"/>
        </w:rPr>
        <w:t>进入工作模式，开始采集心电信号。</w:t>
      </w:r>
      <w:r w:rsidRPr="00DF4D65">
        <w:rPr>
          <w:rFonts w:hint="eastAsia"/>
        </w:rPr>
        <w:t>STM8L152K6</w:t>
      </w:r>
      <w:r w:rsidRPr="00DF4D65">
        <w:rPr>
          <w:rFonts w:hint="eastAsia"/>
        </w:rPr>
        <w:t>控制</w:t>
      </w:r>
      <w:r w:rsidRPr="00DF4D65">
        <w:rPr>
          <w:rFonts w:hint="eastAsia"/>
        </w:rPr>
        <w:t>A/D</w:t>
      </w:r>
      <w:r w:rsidRPr="00DF4D65">
        <w:rPr>
          <w:rFonts w:hint="eastAsia"/>
        </w:rPr>
        <w:t>采样率为</w:t>
      </w:r>
      <w:r w:rsidRPr="00DF4D65">
        <w:rPr>
          <w:rFonts w:hint="eastAsia"/>
        </w:rPr>
        <w:t>200</w:t>
      </w:r>
      <w:r w:rsidRPr="00DF4D65">
        <w:t xml:space="preserve"> </w:t>
      </w:r>
      <w:proofErr w:type="spellStart"/>
      <w:r w:rsidRPr="00DF4D65">
        <w:t>sps</w:t>
      </w:r>
      <w:proofErr w:type="spellEnd"/>
      <w:r>
        <w:rPr>
          <w:rFonts w:hint="eastAsia"/>
        </w:rPr>
        <w:t>，采用</w:t>
      </w:r>
      <w:r>
        <w:rPr>
          <w:rFonts w:hint="eastAsia"/>
        </w:rPr>
        <w:t>DMA</w:t>
      </w:r>
      <w:r>
        <w:rPr>
          <w:rFonts w:hint="eastAsia"/>
        </w:rPr>
        <w:t>的方式缓存</w:t>
      </w:r>
      <w:r>
        <w:rPr>
          <w:rFonts w:hint="eastAsia"/>
        </w:rPr>
        <w:t>ECG</w:t>
      </w:r>
      <w:r>
        <w:rPr>
          <w:rFonts w:hint="eastAsia"/>
        </w:rPr>
        <w:t>数据，缓存大小设置为</w:t>
      </w:r>
      <w:r>
        <w:rPr>
          <w:rFonts w:hint="eastAsia"/>
        </w:rPr>
        <w:t>20</w:t>
      </w:r>
      <w:r>
        <w:rPr>
          <w:rFonts w:hint="eastAsia"/>
        </w:rPr>
        <w:t>字节，此后主程序开始循环查询</w:t>
      </w:r>
      <w:r>
        <w:rPr>
          <w:rFonts w:hint="eastAsia"/>
        </w:rPr>
        <w:t>DMA</w:t>
      </w:r>
      <w:r>
        <w:rPr>
          <w:rFonts w:hint="eastAsia"/>
        </w:rPr>
        <w:t>中断。当缓存</w:t>
      </w:r>
      <w:proofErr w:type="gramStart"/>
      <w:r>
        <w:rPr>
          <w:rFonts w:hint="eastAsia"/>
        </w:rPr>
        <w:t>区数据</w:t>
      </w:r>
      <w:proofErr w:type="gramEnd"/>
      <w:r>
        <w:rPr>
          <w:rFonts w:hint="eastAsia"/>
        </w:rPr>
        <w:t>存满时</w:t>
      </w:r>
      <w:r>
        <w:rPr>
          <w:rFonts w:hint="eastAsia"/>
        </w:rPr>
        <w:t>D</w:t>
      </w:r>
      <w:r>
        <w:t>MA</w:t>
      </w:r>
      <w:r>
        <w:rPr>
          <w:rFonts w:hint="eastAsia"/>
        </w:rPr>
        <w:t>中断被触发，中断服务程序将缓存</w:t>
      </w:r>
      <w:proofErr w:type="gramStart"/>
      <w:r>
        <w:rPr>
          <w:rFonts w:hint="eastAsia"/>
        </w:rPr>
        <w:t>区数据</w:t>
      </w:r>
      <w:proofErr w:type="gramEnd"/>
      <w:r>
        <w:rPr>
          <w:rFonts w:hint="eastAsia"/>
        </w:rPr>
        <w:t>读取出来，并设置一个标志位表示已经采集到一段</w:t>
      </w:r>
      <w:r>
        <w:t>ECG</w:t>
      </w:r>
      <w:r>
        <w:rPr>
          <w:rFonts w:hint="eastAsia"/>
        </w:rPr>
        <w:t>数据，主程序查询到标志位</w:t>
      </w:r>
      <w:r w:rsidR="009C5B22">
        <w:rPr>
          <w:rFonts w:hint="eastAsia"/>
        </w:rPr>
        <w:t>为真</w:t>
      </w:r>
      <w:r>
        <w:rPr>
          <w:rFonts w:hint="eastAsia"/>
        </w:rPr>
        <w:t>后开始处理心电数据并计算心率。</w:t>
      </w:r>
      <w:r w:rsidRPr="00DF4D65">
        <w:rPr>
          <w:rFonts w:hint="eastAsia"/>
        </w:rPr>
        <w:t>最后将</w:t>
      </w:r>
      <w:r>
        <w:rPr>
          <w:rFonts w:hint="eastAsia"/>
        </w:rPr>
        <w:t>原始</w:t>
      </w:r>
      <w:r>
        <w:rPr>
          <w:rFonts w:hint="eastAsia"/>
        </w:rPr>
        <w:t>ECG</w:t>
      </w:r>
      <w:r w:rsidRPr="00DF4D65">
        <w:rPr>
          <w:rFonts w:hint="eastAsia"/>
        </w:rPr>
        <w:t>数据</w:t>
      </w:r>
      <w:r w:rsidR="009C5B22">
        <w:rPr>
          <w:rFonts w:hint="eastAsia"/>
        </w:rPr>
        <w:t>和计算得到的心率数据</w:t>
      </w:r>
      <w:r w:rsidRPr="00DF4D65">
        <w:rPr>
          <w:rFonts w:hint="eastAsia"/>
        </w:rPr>
        <w:t>打包，</w:t>
      </w:r>
      <w:proofErr w:type="gramStart"/>
      <w:r w:rsidRPr="00DF4D65">
        <w:rPr>
          <w:rFonts w:hint="eastAsia"/>
        </w:rPr>
        <w:t>通过蓝牙</w:t>
      </w:r>
      <w:r w:rsidR="009C5B22">
        <w:rPr>
          <w:rFonts w:hint="eastAsia"/>
        </w:rPr>
        <w:t>把</w:t>
      </w:r>
      <w:proofErr w:type="gramEnd"/>
      <w:r w:rsidR="009C5B22">
        <w:rPr>
          <w:rFonts w:hint="eastAsia"/>
        </w:rPr>
        <w:t>数据</w:t>
      </w:r>
      <w:r w:rsidRPr="00DF4D65">
        <w:rPr>
          <w:rFonts w:hint="eastAsia"/>
        </w:rPr>
        <w:t>回传给上位机。</w:t>
      </w:r>
      <w:r>
        <w:rPr>
          <w:rFonts w:hint="eastAsia"/>
        </w:rPr>
        <w:t>心电数据包的格式如图</w:t>
      </w:r>
      <w:r>
        <w:rPr>
          <w:rFonts w:hint="eastAsia"/>
        </w:rPr>
        <w:t>5</w:t>
      </w:r>
      <w:r>
        <w:rPr>
          <w:rFonts w:hint="eastAsia"/>
        </w:rPr>
        <w:t>所示。数据包头固定为</w:t>
      </w:r>
      <w:r>
        <w:rPr>
          <w:rFonts w:hint="eastAsia"/>
        </w:rPr>
        <w:t>0x</w:t>
      </w:r>
      <w:r>
        <w:t xml:space="preserve">48, 0x59, </w:t>
      </w:r>
      <w:r>
        <w:rPr>
          <w:rFonts w:hint="eastAsia"/>
        </w:rPr>
        <w:t>数据包的第三位表示数据流向，</w:t>
      </w:r>
      <w:r>
        <w:rPr>
          <w:rFonts w:hint="eastAsia"/>
        </w:rPr>
        <w:t>0x</w:t>
      </w:r>
      <w:r>
        <w:t>3C</w:t>
      </w:r>
      <w:r>
        <w:rPr>
          <w:rFonts w:hint="eastAsia"/>
        </w:rPr>
        <w:t>表示指令发出，</w:t>
      </w:r>
      <w:r>
        <w:rPr>
          <w:rFonts w:hint="eastAsia"/>
        </w:rPr>
        <w:t>0x</w:t>
      </w:r>
      <w:r>
        <w:t>3E</w:t>
      </w:r>
      <w:r>
        <w:rPr>
          <w:rFonts w:hint="eastAsia"/>
        </w:rPr>
        <w:t>表示回应指令。第四位表示数据长度位，该位的大小决定了心电数据包的长度，可以根据实际需求调整该位数值的大小，灵活地传输心电数据。倒数第二位是计算出来的心率值。最后一位为校验位，保证数据传输的准确性。由于</w:t>
      </w:r>
      <w:r>
        <w:rPr>
          <w:rFonts w:hint="eastAsia"/>
        </w:rPr>
        <w:t>BLE</w:t>
      </w:r>
      <w:r>
        <w:rPr>
          <w:rFonts w:hint="eastAsia"/>
        </w:rPr>
        <w:t>协议传输速度有限，连续实时传输</w:t>
      </w:r>
      <w:r>
        <w:rPr>
          <w:rFonts w:hint="eastAsia"/>
        </w:rPr>
        <w:t>ECG</w:t>
      </w:r>
      <w:r>
        <w:rPr>
          <w:rFonts w:hint="eastAsia"/>
        </w:rPr>
        <w:t>数据时难以保证数据的完整性，因此在接收端对每个心电数据包进行解析与校验，一旦出错就要求重传，以此保证</w:t>
      </w:r>
      <w:r>
        <w:rPr>
          <w:rFonts w:hint="eastAsia"/>
        </w:rPr>
        <w:t>ECG</w:t>
      </w:r>
      <w:r>
        <w:rPr>
          <w:rFonts w:hint="eastAsia"/>
        </w:rPr>
        <w:t>数据的完整性。</w:t>
      </w:r>
    </w:p>
    <w:p w14:paraId="0812B21A" w14:textId="77777777" w:rsidR="00721147" w:rsidRDefault="00721147" w:rsidP="00721147">
      <w:pPr>
        <w:jc w:val="left"/>
      </w:pPr>
      <w:r>
        <w:object w:dxaOrig="7194" w:dyaOrig="532" w14:anchorId="47029444">
          <v:shape id="_x0000_i1027" type="#_x0000_t75" style="width:231pt;height:16.7pt" o:ole="">
            <v:imagedata r:id="rId17" o:title=""/>
          </v:shape>
          <o:OLEObject Type="Embed" ProgID="Visio.Drawing.15" ShapeID="_x0000_i1027" DrawAspect="Content" ObjectID="_1535811395" r:id="rId18"/>
        </w:object>
      </w:r>
    </w:p>
    <w:p w14:paraId="5047350F" w14:textId="77777777" w:rsidR="00721147" w:rsidRPr="00BC2A2D" w:rsidRDefault="00721147" w:rsidP="00BC2A2D">
      <w:pPr>
        <w:spacing w:after="240"/>
        <w:jc w:val="center"/>
        <w:rPr>
          <w:sz w:val="15"/>
          <w:szCs w:val="15"/>
        </w:rPr>
      </w:pPr>
      <w:r w:rsidRPr="00BC2A2D">
        <w:rPr>
          <w:rFonts w:hint="eastAsia"/>
          <w:sz w:val="15"/>
          <w:szCs w:val="15"/>
        </w:rPr>
        <w:t>图</w:t>
      </w:r>
      <w:r w:rsidRPr="00BC2A2D">
        <w:rPr>
          <w:sz w:val="15"/>
          <w:szCs w:val="15"/>
        </w:rPr>
        <w:t xml:space="preserve">5 </w:t>
      </w:r>
      <w:r w:rsidRPr="00BC2A2D">
        <w:rPr>
          <w:rFonts w:hint="eastAsia"/>
          <w:sz w:val="15"/>
          <w:szCs w:val="15"/>
        </w:rPr>
        <w:t>心电数据包示意图</w:t>
      </w:r>
    </w:p>
    <w:p w14:paraId="56CB6155" w14:textId="77777777" w:rsidR="00721147" w:rsidRPr="00BC2A2D" w:rsidRDefault="00721147" w:rsidP="00BC2A2D">
      <w:pPr>
        <w:rPr>
          <w:rFonts w:ascii="黑体" w:eastAsia="黑体" w:hAnsi="黑体"/>
        </w:rPr>
      </w:pPr>
      <w:r w:rsidRPr="00BC2A2D">
        <w:rPr>
          <w:rFonts w:eastAsia="黑体"/>
        </w:rPr>
        <w:t>3.2</w:t>
      </w:r>
      <w:r w:rsidRPr="00BC2A2D">
        <w:rPr>
          <w:rFonts w:ascii="黑体" w:eastAsia="黑体" w:hAnsi="黑体"/>
        </w:rPr>
        <w:t xml:space="preserve"> </w:t>
      </w:r>
      <w:r w:rsidRPr="00BC2A2D">
        <w:rPr>
          <w:rFonts w:ascii="黑体" w:eastAsia="黑体" w:hAnsi="黑体" w:hint="eastAsia"/>
        </w:rPr>
        <w:t>心电处理算法</w:t>
      </w:r>
    </w:p>
    <w:p w14:paraId="5361CE66" w14:textId="63F9B20B" w:rsidR="00721147" w:rsidRDefault="00721147" w:rsidP="00721147">
      <w:pPr>
        <w:ind w:firstLine="420"/>
      </w:pPr>
      <w:r>
        <w:rPr>
          <w:rFonts w:hint="eastAsia"/>
        </w:rPr>
        <w:t>心电信号处理算法有很多，常用的包括中值滤波，形态滤波，小波变换，相干模板法等</w:t>
      </w:r>
      <w:r w:rsidRPr="00002984">
        <w:rPr>
          <w:vertAlign w:val="superscript"/>
        </w:rPr>
        <w:t>[9]</w:t>
      </w:r>
      <w:r>
        <w:rPr>
          <w:rFonts w:hint="eastAsia"/>
        </w:rPr>
        <w:t>。这些方</w:t>
      </w:r>
      <w:r>
        <w:rPr>
          <w:rFonts w:hint="eastAsia"/>
        </w:rPr>
        <w:lastRenderedPageBreak/>
        <w:t>法滤波效果好，滤波后的</w:t>
      </w:r>
      <w:r>
        <w:rPr>
          <w:rFonts w:hint="cs"/>
        </w:rPr>
        <w:t>ECG</w:t>
      </w:r>
      <w:r w:rsidR="00002984">
        <w:rPr>
          <w:rFonts w:hint="eastAsia"/>
        </w:rPr>
        <w:t>波形失真小，缺点是计算量大，不利于单片机的</w:t>
      </w:r>
      <w:r>
        <w:rPr>
          <w:rFonts w:hint="eastAsia"/>
        </w:rPr>
        <w:t>实现。</w:t>
      </w:r>
      <w:r w:rsidR="009C5B22">
        <w:t>PT</w:t>
      </w:r>
      <w:r w:rsidR="009C5B22">
        <w:rPr>
          <w:rFonts w:hint="eastAsia"/>
        </w:rPr>
        <w:t>算法</w:t>
      </w:r>
      <w:r>
        <w:rPr>
          <w:rFonts w:hint="eastAsia"/>
        </w:rPr>
        <w:t>是文献</w:t>
      </w:r>
      <w:r w:rsidRPr="00002984">
        <w:rPr>
          <w:rFonts w:hint="eastAsia"/>
          <w:vertAlign w:val="superscript"/>
        </w:rPr>
        <w:t>[</w:t>
      </w:r>
      <w:r w:rsidRPr="00002984">
        <w:rPr>
          <w:vertAlign w:val="superscript"/>
        </w:rPr>
        <w:t>10</w:t>
      </w:r>
      <w:r w:rsidRPr="00002984">
        <w:rPr>
          <w:rFonts w:hint="eastAsia"/>
          <w:vertAlign w:val="superscript"/>
        </w:rPr>
        <w:t>]</w:t>
      </w:r>
      <w:r>
        <w:rPr>
          <w:rFonts w:hint="eastAsia"/>
        </w:rPr>
        <w:t>提出的一种用于检测心电图中</w:t>
      </w:r>
      <w:r>
        <w:rPr>
          <w:rFonts w:hint="cs"/>
        </w:rPr>
        <w:t>QRS</w:t>
      </w:r>
      <w:r>
        <w:rPr>
          <w:rFonts w:hint="eastAsia"/>
        </w:rPr>
        <w:t>波群信息的算法。如图</w:t>
      </w:r>
      <w:r>
        <w:rPr>
          <w:rFonts w:hint="eastAsia"/>
        </w:rPr>
        <w:t>6</w:t>
      </w:r>
      <w:r>
        <w:rPr>
          <w:rFonts w:hint="eastAsia"/>
        </w:rPr>
        <w:t>所示，</w:t>
      </w:r>
      <w:r>
        <w:rPr>
          <w:rFonts w:hint="eastAsia"/>
        </w:rPr>
        <w:t>PT</w:t>
      </w:r>
      <w:r>
        <w:rPr>
          <w:rFonts w:hint="eastAsia"/>
        </w:rPr>
        <w:t>算法由级联的带通滤波，微分，平方，</w:t>
      </w:r>
      <w:r>
        <w:rPr>
          <w:rFonts w:hint="eastAsia"/>
        </w:rPr>
        <w:t xml:space="preserve"> </w:t>
      </w:r>
      <w:r>
        <w:rPr>
          <w:rFonts w:hint="eastAsia"/>
        </w:rPr>
        <w:t>滑动积分，自适应阈值和搜索几个过程构成。在</w:t>
      </w:r>
      <w:r w:rsidR="00FE60C8">
        <w:rPr>
          <w:rFonts w:hint="eastAsia"/>
        </w:rPr>
        <w:t>带通滤波器的设计中采用整数滤波系数，降低了计算复杂度。由于</w:t>
      </w:r>
      <w:r>
        <w:rPr>
          <w:rFonts w:hint="eastAsia"/>
        </w:rPr>
        <w:t>模拟前端已经对心电信号进行</w:t>
      </w:r>
      <w:r w:rsidR="00FE60C8">
        <w:rPr>
          <w:rFonts w:hint="eastAsia"/>
        </w:rPr>
        <w:t>了一次滤波处理</w:t>
      </w:r>
      <w:r>
        <w:rPr>
          <w:rFonts w:hint="eastAsia"/>
        </w:rPr>
        <w:t>，高频噪声已经得到了较好的抑制，而微分，平方以及积分这三个过程对计算量要求比较大</w:t>
      </w:r>
      <w:r w:rsidR="00FE60C8">
        <w:rPr>
          <w:rFonts w:hint="eastAsia"/>
        </w:rPr>
        <w:t>。结合模拟前端对心电信号的滤波效果，</w:t>
      </w:r>
      <w:r>
        <w:rPr>
          <w:rFonts w:hint="eastAsia"/>
        </w:rPr>
        <w:t>采用</w:t>
      </w:r>
      <w:r>
        <w:rPr>
          <w:rFonts w:hint="eastAsia"/>
        </w:rPr>
        <w:t>PT</w:t>
      </w:r>
      <w:r>
        <w:rPr>
          <w:rFonts w:hint="eastAsia"/>
        </w:rPr>
        <w:t>算法的数字带通滤波器对</w:t>
      </w:r>
      <w:r>
        <w:rPr>
          <w:rFonts w:hint="eastAsia"/>
        </w:rPr>
        <w:t>ECG</w:t>
      </w:r>
      <w:r w:rsidR="00FE60C8">
        <w:rPr>
          <w:rFonts w:hint="eastAsia"/>
        </w:rPr>
        <w:t>信号进行数字滤波，再</w:t>
      </w:r>
      <w:r>
        <w:rPr>
          <w:rFonts w:hint="eastAsia"/>
        </w:rPr>
        <w:t>使用自适应阈值算法实现</w:t>
      </w:r>
      <w:r>
        <w:rPr>
          <w:rFonts w:hint="eastAsia"/>
        </w:rPr>
        <w:t>QRS</w:t>
      </w:r>
      <w:r>
        <w:rPr>
          <w:rFonts w:hint="eastAsia"/>
        </w:rPr>
        <w:t>波群的检测。</w:t>
      </w:r>
    </w:p>
    <w:p w14:paraId="6A37F4B2" w14:textId="6449518E" w:rsidR="00721147" w:rsidRDefault="00D32A72" w:rsidP="00721147">
      <w:r>
        <w:object w:dxaOrig="11054" w:dyaOrig="1367" w14:anchorId="4DCA1FA0">
          <v:shape id="_x0000_i1028" type="#_x0000_t75" style="width:235.6pt;height:29.4pt" o:ole="">
            <v:imagedata r:id="rId19" o:title=""/>
          </v:shape>
          <o:OLEObject Type="Embed" ProgID="Visio.Drawing.15" ShapeID="_x0000_i1028" DrawAspect="Content" ObjectID="_1535811396" r:id="rId20"/>
        </w:object>
      </w:r>
    </w:p>
    <w:p w14:paraId="7FB3421A" w14:textId="77777777" w:rsidR="00721147" w:rsidRPr="00BC2A2D" w:rsidRDefault="00721147" w:rsidP="00BC2A2D">
      <w:pPr>
        <w:spacing w:after="240"/>
        <w:jc w:val="center"/>
        <w:rPr>
          <w:sz w:val="15"/>
          <w:szCs w:val="15"/>
        </w:rPr>
      </w:pPr>
      <w:r w:rsidRPr="00BC2A2D">
        <w:rPr>
          <w:rFonts w:hint="eastAsia"/>
          <w:sz w:val="15"/>
          <w:szCs w:val="15"/>
        </w:rPr>
        <w:t>图</w:t>
      </w:r>
      <w:r w:rsidRPr="00BC2A2D">
        <w:rPr>
          <w:rFonts w:hint="eastAsia"/>
          <w:sz w:val="15"/>
          <w:szCs w:val="15"/>
        </w:rPr>
        <w:t>6</w:t>
      </w:r>
      <w:r w:rsidRPr="00BC2A2D">
        <w:rPr>
          <w:sz w:val="15"/>
          <w:szCs w:val="15"/>
        </w:rPr>
        <w:t xml:space="preserve"> PT</w:t>
      </w:r>
      <w:r w:rsidRPr="00BC2A2D">
        <w:rPr>
          <w:rFonts w:hint="eastAsia"/>
          <w:sz w:val="15"/>
          <w:szCs w:val="15"/>
        </w:rPr>
        <w:t>算法框图</w:t>
      </w:r>
    </w:p>
    <w:p w14:paraId="1AFBDFCD" w14:textId="77777777" w:rsidR="00721147" w:rsidRDefault="00721147" w:rsidP="00721147">
      <w:pPr>
        <w:ind w:firstLine="420"/>
        <w:jc w:val="left"/>
      </w:pPr>
      <w:r>
        <w:rPr>
          <w:rFonts w:hint="eastAsia"/>
        </w:rPr>
        <w:t>PT</w:t>
      </w:r>
      <w:r>
        <w:rPr>
          <w:rFonts w:hint="eastAsia"/>
        </w:rPr>
        <w:t>算法的带通滤波器由一个低通滤波器和高通滤波器级联而成。低通滤波的传递函数如公式</w:t>
      </w:r>
      <w:r>
        <w:rPr>
          <w:rFonts w:hint="cs"/>
        </w:rPr>
        <w:t>(</w:t>
      </w:r>
      <w:r>
        <w:t>1</w:t>
      </w:r>
      <w:r>
        <w:rPr>
          <w:rFonts w:hint="cs"/>
        </w:rPr>
        <w:t>)</w:t>
      </w:r>
      <w:r>
        <w:rPr>
          <w:rFonts w:hint="eastAsia"/>
        </w:rPr>
        <w:t>所示。</w:t>
      </w:r>
    </w:p>
    <w:p w14:paraId="4BC574CB" w14:textId="77777777" w:rsidR="00721147" w:rsidRDefault="00721147" w:rsidP="00721147">
      <w:pPr>
        <w:ind w:firstLine="420"/>
        <w:jc w:val="right"/>
        <w:rPr>
          <w:noProof/>
        </w:rPr>
      </w:pPr>
      <w:r w:rsidRPr="00662A59">
        <w:rPr>
          <w:noProof/>
          <w:position w:val="-28"/>
        </w:rPr>
        <w:object w:dxaOrig="1760" w:dyaOrig="700" w14:anchorId="712CC8D7">
          <v:shape id="_x0000_i1029" type="#_x0000_t75" style="width:87.55pt;height:35.15pt" o:ole="">
            <v:imagedata r:id="rId21" o:title=""/>
          </v:shape>
          <o:OLEObject Type="Embed" ProgID="Equation.DSMT4" ShapeID="_x0000_i1029" DrawAspect="Content" ObjectID="_1535811397" r:id="rId22"/>
        </w:object>
      </w:r>
      <w:r>
        <w:rPr>
          <w:noProof/>
        </w:rPr>
        <w:tab/>
      </w:r>
      <w:r>
        <w:rPr>
          <w:noProof/>
        </w:rPr>
        <w:tab/>
        <w:t xml:space="preserve">    </w:t>
      </w:r>
      <w:r>
        <w:rPr>
          <w:rFonts w:hint="eastAsia"/>
          <w:noProof/>
        </w:rPr>
        <w:t>(1)</w:t>
      </w:r>
    </w:p>
    <w:p w14:paraId="711E67DC" w14:textId="2768E52B" w:rsidR="00721147" w:rsidRDefault="00721147" w:rsidP="00721147">
      <w:pPr>
        <w:ind w:firstLine="420"/>
        <w:jc w:val="left"/>
        <w:rPr>
          <w:noProof/>
        </w:rPr>
      </w:pPr>
      <w:r>
        <w:rPr>
          <w:rFonts w:hint="eastAsia"/>
          <w:noProof/>
        </w:rPr>
        <w:t>时域上输入</w:t>
      </w:r>
      <w:r w:rsidRPr="006363B6">
        <w:rPr>
          <w:noProof/>
          <w:position w:val="-10"/>
        </w:rPr>
        <w:object w:dxaOrig="499" w:dyaOrig="320" w14:anchorId="5E21CDB9">
          <v:shape id="_x0000_i1030" type="#_x0000_t75" style="width:25.35pt;height:15.55pt" o:ole="">
            <v:imagedata r:id="rId23" o:title=""/>
          </v:shape>
          <o:OLEObject Type="Embed" ProgID="Equation.DSMT4" ShapeID="_x0000_i1030" DrawAspect="Content" ObjectID="_1535811398" r:id="rId24"/>
        </w:object>
      </w:r>
      <w:r>
        <w:rPr>
          <w:rFonts w:hint="eastAsia"/>
          <w:noProof/>
        </w:rPr>
        <w:t>与输出</w:t>
      </w:r>
      <w:r w:rsidRPr="00D63D55">
        <w:rPr>
          <w:noProof/>
          <w:position w:val="-10"/>
        </w:rPr>
        <w:object w:dxaOrig="520" w:dyaOrig="320" w14:anchorId="51DE2885">
          <v:shape id="_x0000_i1031" type="#_x0000_t75" style="width:26.5pt;height:16.15pt" o:ole="">
            <v:imagedata r:id="rId25" o:title=""/>
          </v:shape>
          <o:OLEObject Type="Embed" ProgID="Equation.DSMT4" ShapeID="_x0000_i1031" DrawAspect="Content" ObjectID="_1535811399" r:id="rId26"/>
        </w:object>
      </w:r>
      <w:r>
        <w:rPr>
          <w:rFonts w:hint="eastAsia"/>
          <w:noProof/>
        </w:rPr>
        <w:t>的关系如公式</w:t>
      </w:r>
      <w:r>
        <w:rPr>
          <w:rFonts w:hint="eastAsia"/>
          <w:noProof/>
        </w:rPr>
        <w:t>(</w:t>
      </w:r>
      <w:r>
        <w:rPr>
          <w:noProof/>
        </w:rPr>
        <w:t>2</w:t>
      </w:r>
      <w:r>
        <w:rPr>
          <w:rFonts w:hint="eastAsia"/>
          <w:noProof/>
        </w:rPr>
        <w:t>)</w:t>
      </w:r>
      <w:r>
        <w:rPr>
          <w:rFonts w:hint="eastAsia"/>
          <w:noProof/>
        </w:rPr>
        <w:t>所示。</w:t>
      </w:r>
      <w:r w:rsidRPr="00107F66">
        <w:rPr>
          <w:noProof/>
          <w:position w:val="-24"/>
        </w:rPr>
        <w:object w:dxaOrig="5940" w:dyaOrig="620" w14:anchorId="52C548E3">
          <v:shape id="_x0000_i1032" type="#_x0000_t75" style="width:204.5pt;height:31.1pt" o:ole="">
            <v:imagedata r:id="rId27" o:title=""/>
          </v:shape>
          <o:OLEObject Type="Embed" ProgID="Equation.DSMT4" ShapeID="_x0000_i1032" DrawAspect="Content" ObjectID="_1535811400" r:id="rId28"/>
        </w:object>
      </w:r>
      <w:r>
        <w:rPr>
          <w:noProof/>
        </w:rPr>
        <w:t xml:space="preserve">  </w:t>
      </w:r>
      <w:r w:rsidR="00FE60C8">
        <w:rPr>
          <w:noProof/>
        </w:rPr>
        <w:t xml:space="preserve"> </w:t>
      </w:r>
      <w:r>
        <w:rPr>
          <w:rFonts w:hint="eastAsia"/>
          <w:noProof/>
        </w:rPr>
        <w:t>(</w:t>
      </w:r>
      <w:r>
        <w:rPr>
          <w:noProof/>
        </w:rPr>
        <w:t>2</w:t>
      </w:r>
      <w:r>
        <w:rPr>
          <w:rFonts w:hint="eastAsia"/>
          <w:noProof/>
        </w:rPr>
        <w:t>)</w:t>
      </w:r>
    </w:p>
    <w:p w14:paraId="36835424" w14:textId="0A707AE6" w:rsidR="00721147" w:rsidRDefault="00721147" w:rsidP="00721147">
      <w:pPr>
        <w:jc w:val="left"/>
        <w:rPr>
          <w:noProof/>
        </w:rPr>
      </w:pPr>
      <w:r>
        <w:rPr>
          <w:rFonts w:hint="eastAsia"/>
          <w:noProof/>
        </w:rPr>
        <w:t>低通滤波器的截止频率为</w:t>
      </w:r>
      <w:r>
        <w:rPr>
          <w:rFonts w:hint="eastAsia"/>
          <w:noProof/>
        </w:rPr>
        <w:t>11</w:t>
      </w:r>
      <w:r w:rsidR="00FE60C8">
        <w:rPr>
          <w:noProof/>
        </w:rPr>
        <w:t xml:space="preserve"> </w:t>
      </w:r>
      <w:r>
        <w:rPr>
          <w:rFonts w:hint="eastAsia"/>
          <w:noProof/>
        </w:rPr>
        <w:t>Hz</w:t>
      </w:r>
      <w:r>
        <w:rPr>
          <w:rFonts w:hint="eastAsia"/>
          <w:noProof/>
        </w:rPr>
        <w:t>，延迟为</w:t>
      </w:r>
      <w:r>
        <w:rPr>
          <w:rFonts w:hint="eastAsia"/>
          <w:noProof/>
        </w:rPr>
        <w:t>5</w:t>
      </w:r>
      <w:r>
        <w:rPr>
          <w:rFonts w:hint="eastAsia"/>
          <w:noProof/>
        </w:rPr>
        <w:t>个采样周期，用于进一步过滤高频噪声。高通滤波则为了滤除纸电极带来的较大的基线漂移。高通滤波器的传递函数如公式</w:t>
      </w:r>
      <w:r>
        <w:rPr>
          <w:rFonts w:hint="eastAsia"/>
          <w:noProof/>
        </w:rPr>
        <w:t>(</w:t>
      </w:r>
      <w:r>
        <w:rPr>
          <w:noProof/>
        </w:rPr>
        <w:t>3</w:t>
      </w:r>
      <w:r>
        <w:rPr>
          <w:rFonts w:hint="eastAsia"/>
          <w:noProof/>
        </w:rPr>
        <w:t>)</w:t>
      </w:r>
      <w:r>
        <w:rPr>
          <w:rFonts w:hint="eastAsia"/>
          <w:noProof/>
        </w:rPr>
        <w:t>所示。时域上的输入</w:t>
      </w:r>
      <w:r w:rsidRPr="006363B6">
        <w:rPr>
          <w:noProof/>
          <w:position w:val="-10"/>
        </w:rPr>
        <w:object w:dxaOrig="499" w:dyaOrig="320" w14:anchorId="758A0CBF">
          <v:shape id="_x0000_i1033" type="#_x0000_t75" style="width:25.35pt;height:15.55pt" o:ole="">
            <v:imagedata r:id="rId23" o:title=""/>
          </v:shape>
          <o:OLEObject Type="Embed" ProgID="Equation.DSMT4" ShapeID="_x0000_i1033" DrawAspect="Content" ObjectID="_1535811401" r:id="rId29"/>
        </w:object>
      </w:r>
      <w:r>
        <w:rPr>
          <w:rFonts w:hint="eastAsia"/>
          <w:noProof/>
        </w:rPr>
        <w:t>与输出</w:t>
      </w:r>
      <w:r w:rsidRPr="00E50192">
        <w:rPr>
          <w:noProof/>
          <w:position w:val="-10"/>
        </w:rPr>
        <w:object w:dxaOrig="520" w:dyaOrig="320" w14:anchorId="4C17E4E3">
          <v:shape id="_x0000_i1034" type="#_x0000_t75" style="width:26.5pt;height:15.55pt" o:ole="">
            <v:imagedata r:id="rId30" o:title=""/>
          </v:shape>
          <o:OLEObject Type="Embed" ProgID="Equation.DSMT4" ShapeID="_x0000_i1034" DrawAspect="Content" ObjectID="_1535811402" r:id="rId31"/>
        </w:object>
      </w:r>
      <w:r>
        <w:rPr>
          <w:rFonts w:hint="eastAsia"/>
          <w:noProof/>
        </w:rPr>
        <w:t>的对应关系如公式</w:t>
      </w:r>
      <w:r>
        <w:rPr>
          <w:rFonts w:hint="eastAsia"/>
          <w:noProof/>
        </w:rPr>
        <w:t>(</w:t>
      </w:r>
      <w:r>
        <w:rPr>
          <w:noProof/>
        </w:rPr>
        <w:t>4</w:t>
      </w:r>
      <w:r>
        <w:rPr>
          <w:rFonts w:hint="eastAsia"/>
          <w:noProof/>
        </w:rPr>
        <w:t>)</w:t>
      </w:r>
      <w:r>
        <w:rPr>
          <w:rFonts w:hint="eastAsia"/>
          <w:noProof/>
        </w:rPr>
        <w:t>所示。高通滤波器截止频率为</w:t>
      </w:r>
      <w:r>
        <w:rPr>
          <w:rFonts w:hint="eastAsia"/>
          <w:noProof/>
        </w:rPr>
        <w:t>5</w:t>
      </w:r>
      <w:r w:rsidR="00FE60C8">
        <w:rPr>
          <w:noProof/>
        </w:rPr>
        <w:t xml:space="preserve"> </w:t>
      </w:r>
      <w:r>
        <w:rPr>
          <w:noProof/>
        </w:rPr>
        <w:t xml:space="preserve">Hz, </w:t>
      </w:r>
      <w:r>
        <w:rPr>
          <w:rFonts w:hint="eastAsia"/>
          <w:noProof/>
        </w:rPr>
        <w:t>有</w:t>
      </w:r>
      <w:r>
        <w:rPr>
          <w:rFonts w:hint="eastAsia"/>
          <w:noProof/>
        </w:rPr>
        <w:t>16</w:t>
      </w:r>
      <w:r>
        <w:rPr>
          <w:rFonts w:hint="eastAsia"/>
          <w:noProof/>
        </w:rPr>
        <w:t>个采样周期的延迟。</w:t>
      </w:r>
    </w:p>
    <w:p w14:paraId="673FAE3C" w14:textId="77777777" w:rsidR="00721147" w:rsidRDefault="00721147" w:rsidP="00721147">
      <w:pPr>
        <w:jc w:val="right"/>
        <w:rPr>
          <w:noProof/>
        </w:rPr>
      </w:pPr>
      <w:r w:rsidRPr="00116419">
        <w:rPr>
          <w:noProof/>
          <w:position w:val="-28"/>
        </w:rPr>
        <w:object w:dxaOrig="2220" w:dyaOrig="700" w14:anchorId="4BB4A8B6">
          <v:shape id="_x0000_i1035" type="#_x0000_t75" style="width:110.6pt;height:35.15pt" o:ole="">
            <v:imagedata r:id="rId32" o:title=""/>
          </v:shape>
          <o:OLEObject Type="Embed" ProgID="Equation.DSMT4" ShapeID="_x0000_i1035" DrawAspect="Content" ObjectID="_1535811403" r:id="rId33"/>
        </w:object>
      </w:r>
      <w:r>
        <w:rPr>
          <w:noProof/>
        </w:rPr>
        <w:tab/>
      </w:r>
      <w:r>
        <w:rPr>
          <w:noProof/>
        </w:rPr>
        <w:tab/>
        <w:t>(</w:t>
      </w:r>
      <w:r>
        <w:rPr>
          <w:rFonts w:hint="eastAsia"/>
          <w:noProof/>
        </w:rPr>
        <w:t>3)</w:t>
      </w:r>
      <w:r w:rsidRPr="00116419">
        <w:rPr>
          <w:noProof/>
          <w:position w:val="-10"/>
        </w:rPr>
        <w:object w:dxaOrig="5580" w:dyaOrig="320" w14:anchorId="6CB93C8F">
          <v:shape id="_x0000_i1036" type="#_x0000_t75" style="width:199.3pt;height:16.15pt" o:ole="">
            <v:imagedata r:id="rId34" o:title=""/>
          </v:shape>
          <o:OLEObject Type="Embed" ProgID="Equation.DSMT4" ShapeID="_x0000_i1036" DrawAspect="Content" ObjectID="_1535811404" r:id="rId35"/>
        </w:object>
      </w:r>
      <w:r>
        <w:rPr>
          <w:noProof/>
        </w:rPr>
        <w:t xml:space="preserve">   (</w:t>
      </w:r>
      <w:r>
        <w:rPr>
          <w:rFonts w:hint="eastAsia"/>
          <w:noProof/>
        </w:rPr>
        <w:t>4)</w:t>
      </w:r>
    </w:p>
    <w:p w14:paraId="110C26BD" w14:textId="77777777" w:rsidR="00721147" w:rsidRDefault="00721147" w:rsidP="00721147">
      <w:pPr>
        <w:ind w:firstLineChars="200" w:firstLine="420"/>
        <w:jc w:val="left"/>
        <w:rPr>
          <w:noProof/>
        </w:rPr>
      </w:pPr>
      <w:r>
        <w:rPr>
          <w:rFonts w:hint="eastAsia"/>
          <w:noProof/>
        </w:rPr>
        <w:t>结合文献</w:t>
      </w:r>
      <w:r w:rsidRPr="00002984">
        <w:rPr>
          <w:rFonts w:hint="eastAsia"/>
          <w:noProof/>
          <w:vertAlign w:val="superscript"/>
        </w:rPr>
        <w:t>[</w:t>
      </w:r>
      <w:r w:rsidRPr="00002984">
        <w:rPr>
          <w:noProof/>
          <w:vertAlign w:val="superscript"/>
        </w:rPr>
        <w:t>11</w:t>
      </w:r>
      <w:r w:rsidRPr="00002984">
        <w:rPr>
          <w:rFonts w:hint="eastAsia"/>
          <w:noProof/>
          <w:vertAlign w:val="superscript"/>
        </w:rPr>
        <w:t>]</w:t>
      </w:r>
      <w:r>
        <w:rPr>
          <w:rFonts w:hint="eastAsia"/>
          <w:noProof/>
        </w:rPr>
        <w:t>的处理方法，本文设计了一种自适应阈值算法完成心率的计算。系统首先读取</w:t>
      </w:r>
      <w:r>
        <w:rPr>
          <w:rFonts w:hint="eastAsia"/>
          <w:noProof/>
        </w:rPr>
        <w:t>2s</w:t>
      </w:r>
      <w:r>
        <w:rPr>
          <w:rFonts w:hint="eastAsia"/>
          <w:noProof/>
        </w:rPr>
        <w:t>内的心电数据，用于确定最初的阈值。取</w:t>
      </w:r>
      <w:r>
        <w:rPr>
          <w:rFonts w:hint="eastAsia"/>
          <w:noProof/>
        </w:rPr>
        <w:t>2s</w:t>
      </w:r>
      <w:r>
        <w:rPr>
          <w:rFonts w:hint="eastAsia"/>
          <w:noProof/>
        </w:rPr>
        <w:t>内数据的最大值</w:t>
      </w:r>
      <w:r w:rsidRPr="008C7260">
        <w:rPr>
          <w:noProof/>
          <w:position w:val="-12"/>
        </w:rPr>
        <w:object w:dxaOrig="440" w:dyaOrig="360" w14:anchorId="1955301D">
          <v:shape id="_x0000_i1037" type="#_x0000_t75" style="width:22.45pt;height:17.85pt" o:ole="">
            <v:imagedata r:id="rId36" o:title=""/>
          </v:shape>
          <o:OLEObject Type="Embed" ProgID="Equation.DSMT4" ShapeID="_x0000_i1037" DrawAspect="Content" ObjectID="_1535811405" r:id="rId37"/>
        </w:object>
      </w:r>
      <w:r>
        <w:rPr>
          <w:noProof/>
        </w:rPr>
        <w:t xml:space="preserve"> </w:t>
      </w:r>
      <w:r>
        <w:rPr>
          <w:rFonts w:hint="eastAsia"/>
          <w:noProof/>
        </w:rPr>
        <w:t>和最小值</w:t>
      </w:r>
      <w:r w:rsidRPr="008C7260">
        <w:rPr>
          <w:noProof/>
          <w:position w:val="-12"/>
        </w:rPr>
        <w:object w:dxaOrig="420" w:dyaOrig="360" w14:anchorId="74238D3E">
          <v:shape id="_x0000_i1038" type="#_x0000_t75" style="width:21.9pt;height:17.85pt" o:ole="">
            <v:imagedata r:id="rId38" o:title=""/>
          </v:shape>
          <o:OLEObject Type="Embed" ProgID="Equation.DSMT4" ShapeID="_x0000_i1038" DrawAspect="Content" ObjectID="_1535811406" r:id="rId39"/>
        </w:object>
      </w:r>
      <w:r>
        <w:rPr>
          <w:noProof/>
        </w:rPr>
        <w:t xml:space="preserve"> </w:t>
      </w:r>
      <w:r>
        <w:rPr>
          <w:rFonts w:hint="eastAsia"/>
          <w:noProof/>
        </w:rPr>
        <w:t>进行相加，原始阈值设定为二者之和的</w:t>
      </w:r>
      <w:r>
        <w:rPr>
          <w:rFonts w:hint="eastAsia"/>
          <w:noProof/>
        </w:rPr>
        <w:t>2/3</w:t>
      </w:r>
      <w:r>
        <w:rPr>
          <w:rFonts w:hint="eastAsia"/>
          <w:noProof/>
        </w:rPr>
        <w:t>，即：</w:t>
      </w:r>
    </w:p>
    <w:p w14:paraId="1A36EC91" w14:textId="77777777" w:rsidR="00721147" w:rsidRDefault="00721147" w:rsidP="00721147">
      <w:pPr>
        <w:jc w:val="right"/>
        <w:rPr>
          <w:noProof/>
        </w:rPr>
      </w:pPr>
      <w:r>
        <w:rPr>
          <w:noProof/>
        </w:rPr>
        <w:lastRenderedPageBreak/>
        <w:t xml:space="preserve">    </w:t>
      </w:r>
      <w:r w:rsidRPr="00086412">
        <w:rPr>
          <w:noProof/>
          <w:position w:val="-24"/>
        </w:rPr>
        <w:object w:dxaOrig="2020" w:dyaOrig="620" w14:anchorId="12EE7305">
          <v:shape id="_x0000_i1039" type="#_x0000_t75" style="width:100.8pt;height:31.1pt" o:ole="">
            <v:imagedata r:id="rId40" o:title=""/>
          </v:shape>
          <o:OLEObject Type="Embed" ProgID="Equation.DSMT4" ShapeID="_x0000_i1039" DrawAspect="Content" ObjectID="_1535811407" r:id="rId41"/>
        </w:object>
      </w:r>
      <w:r>
        <w:rPr>
          <w:noProof/>
        </w:rPr>
        <w:t xml:space="preserve">   </w:t>
      </w:r>
      <w:r>
        <w:rPr>
          <w:noProof/>
        </w:rPr>
        <w:tab/>
        <w:t xml:space="preserve">     (</w:t>
      </w:r>
      <w:r>
        <w:rPr>
          <w:rFonts w:hint="eastAsia"/>
          <w:noProof/>
        </w:rPr>
        <w:t>5)</w:t>
      </w:r>
    </w:p>
    <w:p w14:paraId="481E2A3A" w14:textId="77777777" w:rsidR="00721147" w:rsidRDefault="00721147" w:rsidP="00721147">
      <w:pPr>
        <w:ind w:firstLineChars="50" w:firstLine="105"/>
        <w:jc w:val="left"/>
        <w:rPr>
          <w:noProof/>
        </w:rPr>
      </w:pPr>
      <w:r>
        <w:rPr>
          <w:rFonts w:hint="eastAsia"/>
          <w:noProof/>
        </w:rPr>
        <w:t>在此之后，每检测到一个</w:t>
      </w:r>
      <w:r>
        <w:rPr>
          <w:rFonts w:hint="eastAsia"/>
          <w:noProof/>
        </w:rPr>
        <w:t>QRS</w:t>
      </w:r>
      <w:r>
        <w:rPr>
          <w:rFonts w:hint="eastAsia"/>
          <w:noProof/>
        </w:rPr>
        <w:t>波，设其峰值为</w:t>
      </w:r>
      <w:r w:rsidRPr="00086412">
        <w:rPr>
          <w:noProof/>
          <w:position w:val="-12"/>
        </w:rPr>
        <w:object w:dxaOrig="260" w:dyaOrig="360" w14:anchorId="60BF4515">
          <v:shape id="_x0000_i1040" type="#_x0000_t75" style="width:13.25pt;height:17.85pt" o:ole="">
            <v:imagedata r:id="rId42" o:title=""/>
          </v:shape>
          <o:OLEObject Type="Embed" ProgID="Equation.DSMT4" ShapeID="_x0000_i1040" DrawAspect="Content" ObjectID="_1535811408" r:id="rId43"/>
        </w:object>
      </w:r>
      <w:r>
        <w:rPr>
          <w:noProof/>
        </w:rPr>
        <w:t xml:space="preserve">, </w:t>
      </w:r>
      <w:r>
        <w:rPr>
          <w:rFonts w:hint="eastAsia"/>
          <w:noProof/>
        </w:rPr>
        <w:t>则按公式</w:t>
      </w:r>
      <w:r>
        <w:rPr>
          <w:rFonts w:hint="eastAsia"/>
          <w:noProof/>
        </w:rPr>
        <w:t>(6)</w:t>
      </w:r>
      <w:r>
        <w:rPr>
          <w:rFonts w:hint="eastAsia"/>
          <w:noProof/>
        </w:rPr>
        <w:t>调整阈值。</w:t>
      </w:r>
    </w:p>
    <w:p w14:paraId="4846CBB6" w14:textId="77777777" w:rsidR="00721147" w:rsidRDefault="00721147" w:rsidP="00721147">
      <w:pPr>
        <w:ind w:firstLineChars="50" w:firstLine="105"/>
        <w:jc w:val="right"/>
        <w:rPr>
          <w:noProof/>
        </w:rPr>
      </w:pPr>
      <w:r>
        <w:rPr>
          <w:noProof/>
        </w:rPr>
        <w:t xml:space="preserve">    </w:t>
      </w:r>
      <w:r w:rsidRPr="00086412">
        <w:rPr>
          <w:noProof/>
          <w:position w:val="-14"/>
        </w:rPr>
        <w:object w:dxaOrig="2299" w:dyaOrig="380" w14:anchorId="24CA0E4C">
          <v:shape id="_x0000_i1041" type="#_x0000_t75" style="width:115.2pt;height:19pt" o:ole="">
            <v:imagedata r:id="rId44" o:title=""/>
          </v:shape>
          <o:OLEObject Type="Embed" ProgID="Equation.DSMT4" ShapeID="_x0000_i1041" DrawAspect="Content" ObjectID="_1535811409" r:id="rId45"/>
        </w:object>
      </w:r>
      <w:r>
        <w:rPr>
          <w:noProof/>
        </w:rPr>
        <w:tab/>
        <w:t xml:space="preserve">      (</w:t>
      </w:r>
      <w:r>
        <w:rPr>
          <w:rFonts w:hint="eastAsia"/>
          <w:noProof/>
        </w:rPr>
        <w:t>6)</w:t>
      </w:r>
    </w:p>
    <w:p w14:paraId="5F01DA62" w14:textId="33186E68" w:rsidR="00721147" w:rsidRDefault="00721147" w:rsidP="00BC2A2D">
      <w:pPr>
        <w:ind w:firstLineChars="200" w:firstLine="420"/>
        <w:rPr>
          <w:noProof/>
        </w:rPr>
      </w:pPr>
      <w:r>
        <w:rPr>
          <w:rFonts w:hint="eastAsia"/>
          <w:noProof/>
        </w:rPr>
        <w:t>正常人</w:t>
      </w:r>
      <w:r>
        <w:rPr>
          <w:rFonts w:hint="eastAsia"/>
          <w:noProof/>
        </w:rPr>
        <w:t>QRS</w:t>
      </w:r>
      <w:r>
        <w:rPr>
          <w:rFonts w:hint="eastAsia"/>
          <w:noProof/>
        </w:rPr>
        <w:t>波群持续时间为</w:t>
      </w:r>
      <w:r>
        <w:rPr>
          <w:rFonts w:hint="eastAsia"/>
          <w:noProof/>
        </w:rPr>
        <w:t>0.06</w:t>
      </w:r>
      <w:r w:rsidR="00FE60C8">
        <w:rPr>
          <w:noProof/>
        </w:rPr>
        <w:t xml:space="preserve"> </w:t>
      </w:r>
      <w:r w:rsidR="00FE60C8">
        <w:rPr>
          <w:rFonts w:hint="eastAsia"/>
          <w:noProof/>
        </w:rPr>
        <w:t>s</w:t>
      </w:r>
      <w:r>
        <w:rPr>
          <w:rFonts w:hint="eastAsia"/>
          <w:noProof/>
        </w:rPr>
        <w:t>~0.1</w:t>
      </w:r>
      <w:r w:rsidR="00FE60C8">
        <w:rPr>
          <w:noProof/>
        </w:rPr>
        <w:t xml:space="preserve"> </w:t>
      </w:r>
      <w:r>
        <w:rPr>
          <w:rFonts w:hint="eastAsia"/>
          <w:noProof/>
        </w:rPr>
        <w:t>s</w:t>
      </w:r>
      <w:r>
        <w:rPr>
          <w:noProof/>
        </w:rPr>
        <w:t xml:space="preserve">, </w:t>
      </w:r>
      <w:r>
        <w:rPr>
          <w:rFonts w:hint="eastAsia"/>
          <w:noProof/>
        </w:rPr>
        <w:t>在心电采集过程中由于人的运动以及肌电信号等干扰，会产生伪</w:t>
      </w:r>
      <w:r>
        <w:rPr>
          <w:rFonts w:hint="eastAsia"/>
          <w:noProof/>
        </w:rPr>
        <w:t>QRS</w:t>
      </w:r>
      <w:r w:rsidR="00FE60C8">
        <w:rPr>
          <w:rFonts w:hint="eastAsia"/>
          <w:noProof/>
        </w:rPr>
        <w:t>波</w:t>
      </w:r>
      <w:r>
        <w:rPr>
          <w:rFonts w:hint="eastAsia"/>
          <w:noProof/>
        </w:rPr>
        <w:t>。根据</w:t>
      </w:r>
      <w:r>
        <w:rPr>
          <w:rFonts w:hint="eastAsia"/>
          <w:noProof/>
        </w:rPr>
        <w:t>QRS</w:t>
      </w:r>
      <w:r w:rsidR="00FE60C8">
        <w:rPr>
          <w:rFonts w:hint="eastAsia"/>
          <w:noProof/>
        </w:rPr>
        <w:t>波</w:t>
      </w:r>
      <w:r>
        <w:rPr>
          <w:rFonts w:hint="eastAsia"/>
          <w:noProof/>
        </w:rPr>
        <w:t>的持续时间，在心率计算时如果计算的数据高于阈值的时间超过</w:t>
      </w:r>
      <w:r>
        <w:rPr>
          <w:rFonts w:hint="eastAsia"/>
          <w:noProof/>
        </w:rPr>
        <w:t>0.3</w:t>
      </w:r>
      <w:r w:rsidR="00FE60C8">
        <w:rPr>
          <w:noProof/>
        </w:rPr>
        <w:t xml:space="preserve"> </w:t>
      </w:r>
      <w:r>
        <w:rPr>
          <w:rFonts w:hint="eastAsia"/>
          <w:noProof/>
        </w:rPr>
        <w:t>s</w:t>
      </w:r>
      <w:r>
        <w:rPr>
          <w:rFonts w:hint="eastAsia"/>
          <w:noProof/>
        </w:rPr>
        <w:t>，则认为外界干扰淹没了</w:t>
      </w:r>
      <w:r>
        <w:rPr>
          <w:rFonts w:hint="eastAsia"/>
          <w:noProof/>
        </w:rPr>
        <w:t>QRS</w:t>
      </w:r>
      <w:r>
        <w:rPr>
          <w:rFonts w:hint="eastAsia"/>
          <w:noProof/>
        </w:rPr>
        <w:t>波，丢弃该段数据，进行重新计算。</w:t>
      </w:r>
    </w:p>
    <w:p w14:paraId="2E4C8BFF" w14:textId="77777777" w:rsidR="00D41D3F" w:rsidRPr="00BC2A2D" w:rsidRDefault="00D41D3F" w:rsidP="00BC2A2D">
      <w:pPr>
        <w:rPr>
          <w:rFonts w:ascii="黑体" w:eastAsia="黑体" w:hAnsi="黑体"/>
          <w:noProof/>
          <w:sz w:val="28"/>
          <w:szCs w:val="28"/>
        </w:rPr>
      </w:pPr>
      <w:r w:rsidRPr="00BC2A2D">
        <w:rPr>
          <w:rFonts w:eastAsia="黑体"/>
          <w:noProof/>
          <w:sz w:val="28"/>
          <w:szCs w:val="28"/>
        </w:rPr>
        <w:t>4</w:t>
      </w:r>
      <w:r w:rsidRPr="00BC2A2D">
        <w:rPr>
          <w:rFonts w:ascii="黑体" w:eastAsia="黑体" w:hAnsi="黑体"/>
          <w:noProof/>
          <w:sz w:val="28"/>
          <w:szCs w:val="28"/>
        </w:rPr>
        <w:t xml:space="preserve"> </w:t>
      </w:r>
      <w:r w:rsidRPr="00BC2A2D">
        <w:rPr>
          <w:rFonts w:ascii="黑体" w:eastAsia="黑体" w:hAnsi="黑体" w:hint="eastAsia"/>
          <w:noProof/>
          <w:sz w:val="28"/>
          <w:szCs w:val="28"/>
        </w:rPr>
        <w:t>系统测试与结果</w:t>
      </w:r>
    </w:p>
    <w:p w14:paraId="421EAFD6" w14:textId="4552D88F" w:rsidR="00D41D3F" w:rsidRDefault="00D41D3F" w:rsidP="00BC2A2D">
      <w:pPr>
        <w:ind w:firstLineChars="200" w:firstLine="420"/>
      </w:pPr>
      <w:r>
        <w:rPr>
          <w:rFonts w:hint="eastAsia"/>
        </w:rPr>
        <w:t>图</w:t>
      </w:r>
      <w:r>
        <w:rPr>
          <w:rFonts w:hint="eastAsia"/>
        </w:rPr>
        <w:t>7</w:t>
      </w:r>
      <w:r w:rsidR="00E31813">
        <w:t xml:space="preserve"> </w:t>
      </w:r>
      <w:r>
        <w:rPr>
          <w:rFonts w:hint="cs"/>
        </w:rPr>
        <w:t>(</w:t>
      </w:r>
      <w:r w:rsidRPr="007C6D1B">
        <w:t>a</w:t>
      </w:r>
      <w:r>
        <w:t>)</w:t>
      </w:r>
      <w:r>
        <w:rPr>
          <w:rFonts w:hint="eastAsia"/>
        </w:rPr>
        <w:t>为系统实物图和人体佩戴图，</w:t>
      </w:r>
      <w:r>
        <w:rPr>
          <w:rFonts w:hint="cs"/>
        </w:rPr>
        <w:t>(</w:t>
      </w:r>
      <w:r>
        <w:t>b)</w:t>
      </w:r>
      <w:r>
        <w:rPr>
          <w:rFonts w:hint="eastAsia"/>
        </w:rPr>
        <w:t>为</w:t>
      </w:r>
      <w:r>
        <w:rPr>
          <w:rFonts w:hint="cs"/>
        </w:rPr>
        <w:t>PCB</w:t>
      </w:r>
      <w:r>
        <w:rPr>
          <w:rFonts w:hint="eastAsia"/>
        </w:rPr>
        <w:t>实物图。</w:t>
      </w:r>
      <w:r>
        <w:rPr>
          <w:rFonts w:hint="cs"/>
        </w:rPr>
        <w:t>P</w:t>
      </w:r>
      <w:r>
        <w:t>CB</w:t>
      </w:r>
      <w:r>
        <w:rPr>
          <w:rFonts w:hint="eastAsia"/>
        </w:rPr>
        <w:t>分为两部分，左边</w:t>
      </w:r>
      <w:r>
        <w:rPr>
          <w:rFonts w:hint="eastAsia"/>
        </w:rPr>
        <w:t>PCB</w:t>
      </w:r>
      <w:r>
        <w:rPr>
          <w:rFonts w:hint="eastAsia"/>
        </w:rPr>
        <w:t>为整个系统的主要部分，包括</w:t>
      </w:r>
      <w:r>
        <w:rPr>
          <w:rFonts w:hint="eastAsia"/>
        </w:rPr>
        <w:t>AD8232</w:t>
      </w:r>
      <w:r>
        <w:rPr>
          <w:rFonts w:hint="eastAsia"/>
        </w:rPr>
        <w:t>，</w:t>
      </w:r>
      <w:r>
        <w:rPr>
          <w:rFonts w:hint="eastAsia"/>
        </w:rPr>
        <w:t>STM8L</w:t>
      </w:r>
      <w:r>
        <w:t>152K6, CC2541</w:t>
      </w:r>
      <w:r w:rsidR="00FE60C8">
        <w:rPr>
          <w:rFonts w:hint="eastAsia"/>
        </w:rPr>
        <w:t>和</w:t>
      </w:r>
      <w:r>
        <w:rPr>
          <w:rFonts w:hint="eastAsia"/>
        </w:rPr>
        <w:t>外围电路，该</w:t>
      </w:r>
      <w:r>
        <w:rPr>
          <w:rFonts w:hint="eastAsia"/>
        </w:rPr>
        <w:t>PCB</w:t>
      </w:r>
      <w:r>
        <w:rPr>
          <w:rFonts w:hint="eastAsia"/>
        </w:rPr>
        <w:t>的尺寸为</w:t>
      </w:r>
      <w:r>
        <w:rPr>
          <w:rFonts w:hint="eastAsia"/>
        </w:rPr>
        <w:t>3.4cm</w:t>
      </w:r>
      <m:oMath>
        <m:r>
          <m:rPr>
            <m:sty m:val="p"/>
          </m:rPr>
          <w:rPr>
            <w:rFonts w:ascii="Cambria Math" w:hAnsi="Cambria Math"/>
          </w:rPr>
          <m:t>×</m:t>
        </m:r>
      </m:oMath>
      <w:r>
        <w:rPr>
          <w:rFonts w:hint="eastAsia"/>
        </w:rPr>
        <w:t>2.4cm</w:t>
      </w:r>
      <w:r>
        <w:rPr>
          <w:rFonts w:hint="eastAsia"/>
        </w:rPr>
        <w:t>，右边</w:t>
      </w:r>
      <w:r>
        <w:rPr>
          <w:rFonts w:hint="eastAsia"/>
        </w:rPr>
        <w:t>PCB</w:t>
      </w:r>
      <w:r>
        <w:rPr>
          <w:rFonts w:hint="eastAsia"/>
        </w:rPr>
        <w:t>为与电源相关的电路，包括稳压电路，充电电路，电源管理电路等，尺寸为</w:t>
      </w:r>
      <w:r>
        <w:rPr>
          <w:rFonts w:hint="eastAsia"/>
        </w:rPr>
        <w:t>1.4cm</w:t>
      </w:r>
      <m:oMath>
        <m:r>
          <m:rPr>
            <m:sty m:val="p"/>
          </m:rPr>
          <w:rPr>
            <w:rFonts w:ascii="Cambria Math" w:hAnsi="Cambria Math"/>
          </w:rPr>
          <m:t>×</m:t>
        </m:r>
      </m:oMath>
      <w:r>
        <w:rPr>
          <w:rFonts w:hint="eastAsia"/>
        </w:rPr>
        <w:t>2.4cm.</w:t>
      </w:r>
      <w:r w:rsidR="00FE60C8">
        <w:t xml:space="preserve"> </w:t>
      </w:r>
      <w:r>
        <w:rPr>
          <w:rFonts w:hint="eastAsia"/>
        </w:rPr>
        <w:t>显示终端可以在</w:t>
      </w:r>
      <w:r>
        <w:rPr>
          <w:rFonts w:hint="eastAsia"/>
        </w:rPr>
        <w:t>PC</w:t>
      </w:r>
      <w:r>
        <w:rPr>
          <w:rFonts w:hint="eastAsia"/>
        </w:rPr>
        <w:t>机和</w:t>
      </w:r>
      <w:r>
        <w:rPr>
          <w:rFonts w:hint="eastAsia"/>
        </w:rPr>
        <w:t>Android</w:t>
      </w:r>
      <w:r>
        <w:rPr>
          <w:rFonts w:hint="eastAsia"/>
        </w:rPr>
        <w:t>平板上完成。</w:t>
      </w:r>
      <w:r>
        <w:rPr>
          <w:rFonts w:hint="eastAsia"/>
        </w:rPr>
        <w:t>PC</w:t>
      </w:r>
      <w:r>
        <w:rPr>
          <w:rFonts w:hint="eastAsia"/>
        </w:rPr>
        <w:t>机的上位机程序基于</w:t>
      </w:r>
      <w:proofErr w:type="spellStart"/>
      <w:r>
        <w:t>Matlab</w:t>
      </w:r>
      <w:proofErr w:type="spellEnd"/>
      <w:r>
        <w:rPr>
          <w:rFonts w:hint="eastAsia"/>
        </w:rPr>
        <w:t>开发，</w:t>
      </w:r>
      <w:proofErr w:type="spellStart"/>
      <w:r>
        <w:rPr>
          <w:rFonts w:hint="eastAsia"/>
        </w:rPr>
        <w:t>Matlab</w:t>
      </w:r>
      <w:proofErr w:type="spellEnd"/>
      <w:r>
        <w:rPr>
          <w:rFonts w:hint="eastAsia"/>
        </w:rPr>
        <w:t>将串口抽象成一个对象，简化了在</w:t>
      </w:r>
      <w:r>
        <w:rPr>
          <w:rFonts w:hint="eastAsia"/>
        </w:rPr>
        <w:t>PC</w:t>
      </w:r>
      <w:r>
        <w:rPr>
          <w:rFonts w:hint="eastAsia"/>
        </w:rPr>
        <w:t>机上对硬件的操作。基于定义的通信协议，通过向串口对象写入指令即可将采集指令发送给采集前端。</w:t>
      </w:r>
      <w:proofErr w:type="spellStart"/>
      <w:r>
        <w:rPr>
          <w:rFonts w:hint="eastAsia"/>
        </w:rPr>
        <w:t>Matlab</w:t>
      </w:r>
      <w:proofErr w:type="spellEnd"/>
      <w:r>
        <w:rPr>
          <w:rFonts w:hint="eastAsia"/>
        </w:rPr>
        <w:t>解析接收到的数据包，作图显示当前的心电信号，同时将接收到的心率呈现在当前窗口。</w:t>
      </w:r>
    </w:p>
    <w:p w14:paraId="670FD084" w14:textId="5939E639" w:rsidR="00D41D3F" w:rsidRDefault="00D41D3F" w:rsidP="00D41D3F">
      <w:pPr>
        <w:jc w:val="center"/>
      </w:pPr>
      <w:r>
        <w:rPr>
          <w:noProof/>
        </w:rPr>
        <w:drawing>
          <wp:inline distT="0" distB="0" distL="0" distR="0" wp14:anchorId="0ADC868F" wp14:editId="61E98FBE">
            <wp:extent cx="2015944" cy="11125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28973" cy="1119710"/>
                    </a:xfrm>
                    <a:prstGeom prst="rect">
                      <a:avLst/>
                    </a:prstGeom>
                    <a:noFill/>
                  </pic:spPr>
                </pic:pic>
              </a:graphicData>
            </a:graphic>
          </wp:inline>
        </w:drawing>
      </w:r>
    </w:p>
    <w:p w14:paraId="1D41FF83" w14:textId="3B935294" w:rsidR="00D41D3F" w:rsidRPr="00BC2A2D" w:rsidRDefault="00D41D3F" w:rsidP="00BC2A2D">
      <w:pPr>
        <w:jc w:val="center"/>
        <w:rPr>
          <w:sz w:val="15"/>
          <w:szCs w:val="15"/>
        </w:rPr>
      </w:pPr>
      <w:r w:rsidRPr="00BC2A2D">
        <w:rPr>
          <w:rFonts w:hint="eastAsia"/>
          <w:sz w:val="15"/>
          <w:szCs w:val="15"/>
        </w:rPr>
        <w:t>(</w:t>
      </w:r>
      <w:r w:rsidRPr="00BC2A2D">
        <w:rPr>
          <w:sz w:val="15"/>
          <w:szCs w:val="15"/>
        </w:rPr>
        <w:t>a</w:t>
      </w:r>
      <w:r w:rsidRPr="00BC2A2D">
        <w:rPr>
          <w:rFonts w:hint="eastAsia"/>
          <w:sz w:val="15"/>
          <w:szCs w:val="15"/>
        </w:rPr>
        <w:t>)</w:t>
      </w:r>
      <w:r w:rsidRPr="00BC2A2D">
        <w:rPr>
          <w:sz w:val="15"/>
          <w:szCs w:val="15"/>
        </w:rPr>
        <w:t xml:space="preserve"> </w:t>
      </w:r>
      <w:r w:rsidRPr="00BC2A2D">
        <w:rPr>
          <w:rFonts w:hint="eastAsia"/>
          <w:sz w:val="15"/>
          <w:szCs w:val="15"/>
        </w:rPr>
        <w:t>系统实物图</w:t>
      </w:r>
    </w:p>
    <w:p w14:paraId="6523D690" w14:textId="57DCEB9A" w:rsidR="00721147" w:rsidRDefault="00D41D3F" w:rsidP="00BC2A2D">
      <w:pPr>
        <w:jc w:val="center"/>
        <w:rPr>
          <w:sz w:val="20"/>
          <w:szCs w:val="21"/>
        </w:rPr>
      </w:pPr>
      <w:r>
        <w:rPr>
          <w:noProof/>
        </w:rPr>
        <w:drawing>
          <wp:inline distT="0" distB="0" distL="0" distR="0" wp14:anchorId="6F0FC1E6" wp14:editId="3B81E4A0">
            <wp:extent cx="2179320" cy="9619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4464" cy="973008"/>
                    </a:xfrm>
                    <a:prstGeom prst="rect">
                      <a:avLst/>
                    </a:prstGeom>
                  </pic:spPr>
                </pic:pic>
              </a:graphicData>
            </a:graphic>
          </wp:inline>
        </w:drawing>
      </w:r>
    </w:p>
    <w:p w14:paraId="7D12CAE9" w14:textId="77777777" w:rsidR="00D41D3F" w:rsidRPr="00BC2A2D" w:rsidRDefault="00D41D3F" w:rsidP="00D41D3F">
      <w:pPr>
        <w:jc w:val="center"/>
        <w:rPr>
          <w:sz w:val="15"/>
          <w:szCs w:val="15"/>
        </w:rPr>
      </w:pPr>
      <w:r w:rsidRPr="00BC2A2D">
        <w:rPr>
          <w:sz w:val="15"/>
          <w:szCs w:val="15"/>
        </w:rPr>
        <w:t xml:space="preserve">(b) </w:t>
      </w:r>
      <w:r w:rsidRPr="00BC2A2D">
        <w:rPr>
          <w:rFonts w:hint="eastAsia"/>
          <w:sz w:val="15"/>
          <w:szCs w:val="15"/>
        </w:rPr>
        <w:t>PCB</w:t>
      </w:r>
      <w:r w:rsidRPr="00BC2A2D">
        <w:rPr>
          <w:rFonts w:hint="eastAsia"/>
          <w:sz w:val="15"/>
          <w:szCs w:val="15"/>
        </w:rPr>
        <w:t>实物图</w:t>
      </w:r>
    </w:p>
    <w:p w14:paraId="54FF377E" w14:textId="77777777" w:rsidR="00D41D3F" w:rsidRPr="00BC2A2D" w:rsidRDefault="00D41D3F" w:rsidP="00D41D3F">
      <w:pPr>
        <w:jc w:val="center"/>
        <w:rPr>
          <w:sz w:val="15"/>
          <w:szCs w:val="15"/>
        </w:rPr>
      </w:pPr>
      <w:r w:rsidRPr="00BC2A2D">
        <w:rPr>
          <w:rFonts w:hint="eastAsia"/>
          <w:sz w:val="15"/>
          <w:szCs w:val="15"/>
        </w:rPr>
        <w:t>图</w:t>
      </w:r>
      <w:r w:rsidRPr="00BC2A2D">
        <w:rPr>
          <w:rFonts w:hint="eastAsia"/>
          <w:sz w:val="15"/>
          <w:szCs w:val="15"/>
        </w:rPr>
        <w:t>7</w:t>
      </w:r>
      <w:r w:rsidRPr="00BC2A2D">
        <w:rPr>
          <w:sz w:val="15"/>
          <w:szCs w:val="15"/>
        </w:rPr>
        <w:t xml:space="preserve"> </w:t>
      </w:r>
      <w:r w:rsidRPr="00BC2A2D">
        <w:rPr>
          <w:rFonts w:hint="eastAsia"/>
          <w:sz w:val="15"/>
          <w:szCs w:val="15"/>
        </w:rPr>
        <w:t>系统部件图</w:t>
      </w:r>
    </w:p>
    <w:p w14:paraId="35C84DBB" w14:textId="4A90125E" w:rsidR="00D41D3F" w:rsidRDefault="00D41D3F" w:rsidP="00D41D3F">
      <w:pPr>
        <w:ind w:firstLine="420"/>
      </w:pPr>
      <w:r>
        <w:rPr>
          <w:rFonts w:hint="eastAsia"/>
        </w:rPr>
        <w:t>图</w:t>
      </w:r>
      <w:r>
        <w:rPr>
          <w:rFonts w:hint="eastAsia"/>
        </w:rPr>
        <w:t>8</w:t>
      </w:r>
      <w:r>
        <w:rPr>
          <w:rFonts w:hint="eastAsia"/>
        </w:rPr>
        <w:t>为三种电极在系统上的测试结果，</w:t>
      </w:r>
      <w:r>
        <w:rPr>
          <w:rFonts w:hint="eastAsia"/>
        </w:rPr>
        <w:t>(</w:t>
      </w:r>
      <w:r>
        <w:t>a</w:t>
      </w:r>
      <w:r>
        <w:rPr>
          <w:rFonts w:hint="eastAsia"/>
        </w:rPr>
        <w:t>)</w:t>
      </w:r>
      <w:r>
        <w:rPr>
          <w:rFonts w:hint="eastAsia"/>
        </w:rPr>
        <w:t>，</w:t>
      </w:r>
      <w:r>
        <w:rPr>
          <w:rFonts w:hint="eastAsia"/>
        </w:rPr>
        <w:t>(</w:t>
      </w:r>
      <w:r>
        <w:t>b),</w:t>
      </w:r>
      <w:r w:rsidRPr="00D41D3F">
        <w:t xml:space="preserve"> </w:t>
      </w:r>
      <w:r>
        <w:t>(c)</w:t>
      </w:r>
      <w:r>
        <w:rPr>
          <w:rFonts w:hint="eastAsia"/>
        </w:rPr>
        <w:t>分别为湿电极，传统干电极和纸电极下测得的原始信号和滤波结果，</w:t>
      </w:r>
      <w:r>
        <w:rPr>
          <w:rFonts w:hint="eastAsia"/>
        </w:rPr>
        <w:t>(</w:t>
      </w:r>
      <w:r>
        <w:t>d</w:t>
      </w:r>
      <w:r>
        <w:rPr>
          <w:rFonts w:hint="eastAsia"/>
        </w:rPr>
        <w:t>)</w:t>
      </w:r>
      <w:r>
        <w:rPr>
          <w:rFonts w:hint="eastAsia"/>
        </w:rPr>
        <w:t>为湿电极长时间监测下测试</w:t>
      </w:r>
      <w:r>
        <w:rPr>
          <w:rFonts w:hint="eastAsia"/>
        </w:rPr>
        <w:lastRenderedPageBreak/>
        <w:t>结果。结果表明，干电极由于和皮肤接触阻抗较大，采集到的信号失真较大，而纸电极采集到的信号虽然受高频噪声干扰较大，但是保存了更多的心电信息，湿电极采集到的信号最好，但是长时间使用会出现信号衰减的现象，三种电极都能比较准确地提取</w:t>
      </w:r>
      <w:r>
        <w:rPr>
          <w:rFonts w:hint="eastAsia"/>
        </w:rPr>
        <w:t>QRS</w:t>
      </w:r>
      <w:r w:rsidR="00FE60C8">
        <w:rPr>
          <w:rFonts w:hint="eastAsia"/>
        </w:rPr>
        <w:t>波</w:t>
      </w:r>
      <w:r>
        <w:rPr>
          <w:rFonts w:hint="eastAsia"/>
        </w:rPr>
        <w:t>。</w:t>
      </w:r>
    </w:p>
    <w:p w14:paraId="605ACC2F" w14:textId="2C6C8011" w:rsidR="00D41D3F" w:rsidRDefault="00EF529A" w:rsidP="00D41D3F">
      <w:r>
        <w:rPr>
          <w:noProof/>
        </w:rPr>
        <w:drawing>
          <wp:inline distT="0" distB="0" distL="0" distR="0" wp14:anchorId="5979C56B" wp14:editId="07E6DF1F">
            <wp:extent cx="2762936" cy="2072056"/>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湿电极短时间.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8054" cy="2075894"/>
                    </a:xfrm>
                    <a:prstGeom prst="rect">
                      <a:avLst/>
                    </a:prstGeom>
                  </pic:spPr>
                </pic:pic>
              </a:graphicData>
            </a:graphic>
          </wp:inline>
        </w:drawing>
      </w:r>
    </w:p>
    <w:p w14:paraId="16580B55" w14:textId="77777777" w:rsidR="00D41D3F" w:rsidRPr="00BC2A2D" w:rsidRDefault="00D41D3F" w:rsidP="003A2A1C">
      <w:pPr>
        <w:jc w:val="center"/>
        <w:rPr>
          <w:sz w:val="15"/>
          <w:szCs w:val="15"/>
        </w:rPr>
      </w:pPr>
      <w:r w:rsidRPr="00BC2A2D">
        <w:rPr>
          <w:rFonts w:hint="eastAsia"/>
          <w:sz w:val="15"/>
          <w:szCs w:val="15"/>
        </w:rPr>
        <w:t xml:space="preserve">(a) </w:t>
      </w:r>
      <w:r w:rsidRPr="00BC2A2D">
        <w:rPr>
          <w:rFonts w:hint="eastAsia"/>
          <w:sz w:val="15"/>
          <w:szCs w:val="15"/>
        </w:rPr>
        <w:t>湿电极短时间信号采集</w:t>
      </w:r>
    </w:p>
    <w:p w14:paraId="4AB770B4" w14:textId="50811EA0" w:rsidR="00D41D3F" w:rsidRDefault="00DD74E3" w:rsidP="00D41D3F">
      <w:r>
        <w:rPr>
          <w:noProof/>
        </w:rPr>
        <w:drawing>
          <wp:inline distT="0" distB="0" distL="0" distR="0" wp14:anchorId="0480D3AB" wp14:editId="03976910">
            <wp:extent cx="2736816" cy="2052467"/>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干电极.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51385" cy="2063393"/>
                    </a:xfrm>
                    <a:prstGeom prst="rect">
                      <a:avLst/>
                    </a:prstGeom>
                  </pic:spPr>
                </pic:pic>
              </a:graphicData>
            </a:graphic>
          </wp:inline>
        </w:drawing>
      </w:r>
    </w:p>
    <w:p w14:paraId="7A6B8566" w14:textId="77777777" w:rsidR="00D41D3F" w:rsidRPr="00BC2A2D" w:rsidRDefault="00D41D3F" w:rsidP="00D32A72">
      <w:pPr>
        <w:jc w:val="center"/>
        <w:rPr>
          <w:sz w:val="15"/>
          <w:szCs w:val="15"/>
        </w:rPr>
      </w:pPr>
      <w:r w:rsidRPr="00BC2A2D">
        <w:rPr>
          <w:rFonts w:hint="eastAsia"/>
          <w:sz w:val="15"/>
          <w:szCs w:val="15"/>
        </w:rPr>
        <w:t>(</w:t>
      </w:r>
      <w:r w:rsidRPr="00BC2A2D">
        <w:rPr>
          <w:sz w:val="15"/>
          <w:szCs w:val="15"/>
        </w:rPr>
        <w:t>b</w:t>
      </w:r>
      <w:r w:rsidRPr="00BC2A2D">
        <w:rPr>
          <w:rFonts w:hint="eastAsia"/>
          <w:sz w:val="15"/>
          <w:szCs w:val="15"/>
        </w:rPr>
        <w:t>)</w:t>
      </w:r>
      <w:r w:rsidRPr="00BC2A2D">
        <w:rPr>
          <w:sz w:val="15"/>
          <w:szCs w:val="15"/>
        </w:rPr>
        <w:t xml:space="preserve"> </w:t>
      </w:r>
      <w:r w:rsidRPr="00BC2A2D">
        <w:rPr>
          <w:rFonts w:hint="eastAsia"/>
          <w:sz w:val="15"/>
          <w:szCs w:val="15"/>
        </w:rPr>
        <w:t>干电极信号采集</w:t>
      </w:r>
    </w:p>
    <w:p w14:paraId="09E99C5C" w14:textId="2EE1F0E2" w:rsidR="00D41D3F" w:rsidRDefault="009C70EC" w:rsidP="00D41D3F">
      <w:r>
        <w:rPr>
          <w:noProof/>
        </w:rPr>
        <w:drawing>
          <wp:inline distT="0" distB="0" distL="0" distR="0" wp14:anchorId="2CE2C9E5" wp14:editId="4241D24F">
            <wp:extent cx="2736815" cy="2052466"/>
            <wp:effectExtent l="0" t="0" r="698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纸电极.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59003" cy="2069106"/>
                    </a:xfrm>
                    <a:prstGeom prst="rect">
                      <a:avLst/>
                    </a:prstGeom>
                  </pic:spPr>
                </pic:pic>
              </a:graphicData>
            </a:graphic>
          </wp:inline>
        </w:drawing>
      </w:r>
    </w:p>
    <w:p w14:paraId="514766C9" w14:textId="6220241A" w:rsidR="00D41D3F" w:rsidRPr="00BC2A2D" w:rsidRDefault="00D41D3F" w:rsidP="00D41D3F">
      <w:pPr>
        <w:jc w:val="center"/>
        <w:rPr>
          <w:sz w:val="15"/>
          <w:szCs w:val="15"/>
        </w:rPr>
      </w:pPr>
      <w:r w:rsidRPr="00BC2A2D">
        <w:rPr>
          <w:rFonts w:hint="eastAsia"/>
          <w:sz w:val="15"/>
          <w:szCs w:val="15"/>
        </w:rPr>
        <w:t>(</w:t>
      </w:r>
      <w:r w:rsidRPr="00BC2A2D">
        <w:rPr>
          <w:sz w:val="15"/>
          <w:szCs w:val="15"/>
        </w:rPr>
        <w:t>c</w:t>
      </w:r>
      <w:r w:rsidRPr="00BC2A2D">
        <w:rPr>
          <w:rFonts w:hint="eastAsia"/>
          <w:sz w:val="15"/>
          <w:szCs w:val="15"/>
        </w:rPr>
        <w:t>)</w:t>
      </w:r>
      <w:r w:rsidRPr="00BC2A2D">
        <w:rPr>
          <w:sz w:val="15"/>
          <w:szCs w:val="15"/>
        </w:rPr>
        <w:t xml:space="preserve"> </w:t>
      </w:r>
      <w:r w:rsidRPr="00BC2A2D">
        <w:rPr>
          <w:rFonts w:hint="eastAsia"/>
          <w:sz w:val="15"/>
          <w:szCs w:val="15"/>
        </w:rPr>
        <w:t>纸电极信号采集</w:t>
      </w:r>
    </w:p>
    <w:p w14:paraId="17B14FD0" w14:textId="75108BC0" w:rsidR="00D41D3F" w:rsidRDefault="00EF529A" w:rsidP="00721147">
      <w:pPr>
        <w:jc w:val="left"/>
        <w:rPr>
          <w:sz w:val="20"/>
          <w:szCs w:val="21"/>
        </w:rPr>
      </w:pPr>
      <w:r>
        <w:rPr>
          <w:noProof/>
          <w:sz w:val="20"/>
          <w:szCs w:val="21"/>
        </w:rPr>
        <w:lastRenderedPageBreak/>
        <w:drawing>
          <wp:inline distT="0" distB="0" distL="0" distR="0" wp14:anchorId="16CE41E2" wp14:editId="1B5647D5">
            <wp:extent cx="2771902" cy="2078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湿电极长时间.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04600" cy="2103302"/>
                    </a:xfrm>
                    <a:prstGeom prst="rect">
                      <a:avLst/>
                    </a:prstGeom>
                  </pic:spPr>
                </pic:pic>
              </a:graphicData>
            </a:graphic>
          </wp:inline>
        </w:drawing>
      </w:r>
    </w:p>
    <w:p w14:paraId="64BCC224" w14:textId="77777777" w:rsidR="00D41D3F" w:rsidRPr="00BC2A2D" w:rsidRDefault="00D41D3F" w:rsidP="00D41D3F">
      <w:pPr>
        <w:jc w:val="center"/>
        <w:rPr>
          <w:sz w:val="15"/>
          <w:szCs w:val="15"/>
        </w:rPr>
      </w:pPr>
      <w:r w:rsidRPr="00BC2A2D">
        <w:rPr>
          <w:rFonts w:hint="eastAsia"/>
          <w:sz w:val="15"/>
          <w:szCs w:val="15"/>
        </w:rPr>
        <w:t xml:space="preserve">(d) </w:t>
      </w:r>
      <w:r w:rsidRPr="00BC2A2D">
        <w:rPr>
          <w:rFonts w:hint="eastAsia"/>
          <w:sz w:val="15"/>
          <w:szCs w:val="15"/>
        </w:rPr>
        <w:t>湿电极长时间信号采集</w:t>
      </w:r>
    </w:p>
    <w:p w14:paraId="3870D398" w14:textId="77777777" w:rsidR="00D41D3F" w:rsidRPr="00BC2A2D" w:rsidRDefault="00D41D3F" w:rsidP="00D41D3F">
      <w:pPr>
        <w:spacing w:after="240"/>
        <w:jc w:val="center"/>
        <w:rPr>
          <w:sz w:val="15"/>
          <w:szCs w:val="15"/>
        </w:rPr>
      </w:pPr>
      <w:r w:rsidRPr="00BC2A2D">
        <w:rPr>
          <w:rFonts w:hint="eastAsia"/>
          <w:sz w:val="15"/>
          <w:szCs w:val="15"/>
        </w:rPr>
        <w:t>图</w:t>
      </w:r>
      <w:r w:rsidRPr="00BC2A2D">
        <w:rPr>
          <w:rFonts w:hint="eastAsia"/>
          <w:sz w:val="15"/>
          <w:szCs w:val="15"/>
        </w:rPr>
        <w:t>8</w:t>
      </w:r>
      <w:r w:rsidRPr="00BC2A2D">
        <w:rPr>
          <w:sz w:val="15"/>
          <w:szCs w:val="15"/>
        </w:rPr>
        <w:t xml:space="preserve"> </w:t>
      </w:r>
      <w:r w:rsidRPr="00BC2A2D">
        <w:rPr>
          <w:rFonts w:hint="eastAsia"/>
          <w:sz w:val="15"/>
          <w:szCs w:val="15"/>
        </w:rPr>
        <w:t>三种电极的测试结果</w:t>
      </w:r>
    </w:p>
    <w:p w14:paraId="1B28A576" w14:textId="3E8C5662" w:rsidR="00D41D3F" w:rsidRDefault="00D41D3F" w:rsidP="00D41D3F">
      <w:pPr>
        <w:ind w:firstLineChars="200" w:firstLine="420"/>
        <w:jc w:val="left"/>
      </w:pPr>
      <w:r>
        <w:rPr>
          <w:rFonts w:hint="eastAsia"/>
        </w:rPr>
        <w:t>图</w:t>
      </w:r>
      <w:r>
        <w:rPr>
          <w:rFonts w:hint="eastAsia"/>
        </w:rPr>
        <w:t>9</w:t>
      </w:r>
      <w:r>
        <w:rPr>
          <w:rFonts w:hint="eastAsia"/>
        </w:rPr>
        <w:t>为系统上位机测试结果，</w:t>
      </w:r>
      <w:r>
        <w:rPr>
          <w:rFonts w:hint="eastAsia"/>
        </w:rPr>
        <w:t>(</w:t>
      </w:r>
      <w:r>
        <w:t>a</w:t>
      </w:r>
      <w:r>
        <w:rPr>
          <w:rFonts w:hint="eastAsia"/>
        </w:rPr>
        <w:t>)</w:t>
      </w:r>
      <w:r>
        <w:rPr>
          <w:rFonts w:hint="eastAsia"/>
        </w:rPr>
        <w:t>为</w:t>
      </w:r>
      <w:r>
        <w:rPr>
          <w:rFonts w:hint="eastAsia"/>
        </w:rPr>
        <w:t>PC</w:t>
      </w:r>
      <w:r>
        <w:rPr>
          <w:rFonts w:hint="eastAsia"/>
        </w:rPr>
        <w:t>机上的显示结果，能实时显示心电信号和心率值，</w:t>
      </w:r>
      <w:r>
        <w:rPr>
          <w:rFonts w:hint="eastAsia"/>
        </w:rPr>
        <w:t>(</w:t>
      </w:r>
      <w:r>
        <w:t>b</w:t>
      </w:r>
      <w:r>
        <w:rPr>
          <w:rFonts w:hint="eastAsia"/>
        </w:rPr>
        <w:t>)</w:t>
      </w:r>
      <w:r>
        <w:rPr>
          <w:rFonts w:hint="eastAsia"/>
        </w:rPr>
        <w:t>为</w:t>
      </w:r>
      <w:r>
        <w:rPr>
          <w:rFonts w:hint="eastAsia"/>
        </w:rPr>
        <w:t>Android</w:t>
      </w:r>
      <w:r>
        <w:rPr>
          <w:rFonts w:hint="eastAsia"/>
        </w:rPr>
        <w:t>设备上的显示结果。</w:t>
      </w:r>
    </w:p>
    <w:p w14:paraId="28DAC81E" w14:textId="5AC47396" w:rsidR="00D41D3F" w:rsidRDefault="00EF529A" w:rsidP="00D41D3F">
      <w:pPr>
        <w:ind w:firstLineChars="200" w:firstLine="400"/>
        <w:jc w:val="left"/>
        <w:rPr>
          <w:sz w:val="20"/>
          <w:szCs w:val="21"/>
        </w:rPr>
      </w:pPr>
      <w:r>
        <w:rPr>
          <w:noProof/>
          <w:sz w:val="20"/>
          <w:szCs w:val="21"/>
        </w:rPr>
        <w:drawing>
          <wp:inline distT="0" distB="0" distL="0" distR="0" wp14:anchorId="3D933375" wp14:editId="64593B18">
            <wp:extent cx="2571782" cy="157882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显示界面.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89937" cy="1589965"/>
                    </a:xfrm>
                    <a:prstGeom prst="rect">
                      <a:avLst/>
                    </a:prstGeom>
                  </pic:spPr>
                </pic:pic>
              </a:graphicData>
            </a:graphic>
          </wp:inline>
        </w:drawing>
      </w:r>
    </w:p>
    <w:p w14:paraId="39C00B98" w14:textId="5EBCA27E" w:rsidR="00D41D3F" w:rsidRPr="00BC2A2D" w:rsidRDefault="00D41D3F" w:rsidP="00D41D3F">
      <w:pPr>
        <w:ind w:firstLineChars="200" w:firstLine="300"/>
        <w:jc w:val="center"/>
        <w:rPr>
          <w:sz w:val="15"/>
          <w:szCs w:val="15"/>
        </w:rPr>
      </w:pPr>
      <w:r w:rsidRPr="00BC2A2D">
        <w:rPr>
          <w:rFonts w:hint="eastAsia"/>
          <w:sz w:val="15"/>
          <w:szCs w:val="15"/>
        </w:rPr>
        <w:t>(</w:t>
      </w:r>
      <w:r w:rsidRPr="00BC2A2D">
        <w:rPr>
          <w:sz w:val="15"/>
          <w:szCs w:val="15"/>
        </w:rPr>
        <w:t>a</w:t>
      </w:r>
      <w:r w:rsidRPr="00BC2A2D">
        <w:rPr>
          <w:rFonts w:hint="eastAsia"/>
          <w:sz w:val="15"/>
          <w:szCs w:val="15"/>
        </w:rPr>
        <w:t>)</w:t>
      </w:r>
      <w:r w:rsidRPr="00BC2A2D">
        <w:rPr>
          <w:sz w:val="15"/>
          <w:szCs w:val="15"/>
        </w:rPr>
        <w:t xml:space="preserve">  PC</w:t>
      </w:r>
      <w:r w:rsidRPr="00BC2A2D">
        <w:rPr>
          <w:rFonts w:hint="eastAsia"/>
          <w:sz w:val="15"/>
          <w:szCs w:val="15"/>
        </w:rPr>
        <w:t>显示界面</w:t>
      </w:r>
    </w:p>
    <w:p w14:paraId="2F44F828" w14:textId="458352AE" w:rsidR="00D41D3F" w:rsidRDefault="00D41D3F" w:rsidP="00D32A72">
      <w:pPr>
        <w:jc w:val="center"/>
        <w:rPr>
          <w:sz w:val="20"/>
          <w:szCs w:val="21"/>
        </w:rPr>
      </w:pPr>
      <w:r>
        <w:rPr>
          <w:rFonts w:hint="eastAsia"/>
          <w:noProof/>
        </w:rPr>
        <w:drawing>
          <wp:inline distT="0" distB="0" distL="0" distR="0" wp14:anchorId="276989C3" wp14:editId="16D6C0D4">
            <wp:extent cx="2580256" cy="1612800"/>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显示界面.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93933" cy="1621349"/>
                    </a:xfrm>
                    <a:prstGeom prst="rect">
                      <a:avLst/>
                    </a:prstGeom>
                  </pic:spPr>
                </pic:pic>
              </a:graphicData>
            </a:graphic>
          </wp:inline>
        </w:drawing>
      </w:r>
    </w:p>
    <w:p w14:paraId="5F3AC488" w14:textId="77777777" w:rsidR="00D41D3F" w:rsidRPr="00BC2A2D" w:rsidRDefault="00D41D3F" w:rsidP="00BC2A2D">
      <w:pPr>
        <w:ind w:firstLineChars="200" w:firstLine="300"/>
        <w:jc w:val="center"/>
        <w:rPr>
          <w:sz w:val="15"/>
          <w:szCs w:val="15"/>
        </w:rPr>
      </w:pPr>
      <w:r w:rsidRPr="00BC2A2D">
        <w:rPr>
          <w:rFonts w:hint="eastAsia"/>
          <w:sz w:val="15"/>
          <w:szCs w:val="15"/>
        </w:rPr>
        <w:t>(</w:t>
      </w:r>
      <w:r w:rsidRPr="00BC2A2D">
        <w:rPr>
          <w:sz w:val="15"/>
          <w:szCs w:val="15"/>
        </w:rPr>
        <w:t xml:space="preserve">b) Android </w:t>
      </w:r>
      <w:r w:rsidRPr="00BC2A2D">
        <w:rPr>
          <w:rFonts w:hint="eastAsia"/>
          <w:sz w:val="15"/>
          <w:szCs w:val="15"/>
        </w:rPr>
        <w:t>显示界面</w:t>
      </w:r>
    </w:p>
    <w:p w14:paraId="4D13B2A0" w14:textId="7F7DBFF4" w:rsidR="00D41D3F" w:rsidRDefault="00D41D3F" w:rsidP="00BC2A2D">
      <w:pPr>
        <w:ind w:firstLineChars="200" w:firstLine="300"/>
        <w:jc w:val="center"/>
      </w:pPr>
      <w:r w:rsidRPr="00BC2A2D">
        <w:rPr>
          <w:rFonts w:hint="eastAsia"/>
          <w:sz w:val="15"/>
          <w:szCs w:val="15"/>
        </w:rPr>
        <w:t>图</w:t>
      </w:r>
      <w:r w:rsidRPr="00BC2A2D">
        <w:rPr>
          <w:rFonts w:hint="eastAsia"/>
          <w:sz w:val="15"/>
          <w:szCs w:val="15"/>
        </w:rPr>
        <w:t>9</w:t>
      </w:r>
      <w:r w:rsidRPr="00BC2A2D">
        <w:rPr>
          <w:sz w:val="15"/>
          <w:szCs w:val="15"/>
        </w:rPr>
        <w:t xml:space="preserve"> </w:t>
      </w:r>
      <w:r w:rsidRPr="00BC2A2D">
        <w:rPr>
          <w:rFonts w:hint="eastAsia"/>
          <w:sz w:val="15"/>
          <w:szCs w:val="15"/>
        </w:rPr>
        <w:t>上位机显示界面</w:t>
      </w:r>
    </w:p>
    <w:p w14:paraId="1639F592" w14:textId="4AEBE46D" w:rsidR="00D41D3F" w:rsidRDefault="00D41D3F" w:rsidP="00D41D3F">
      <w:pPr>
        <w:ind w:firstLineChars="200" w:firstLine="420"/>
      </w:pPr>
      <w:r>
        <w:rPr>
          <w:rFonts w:hint="eastAsia"/>
        </w:rPr>
        <w:t>图</w:t>
      </w:r>
      <w:r>
        <w:rPr>
          <w:rFonts w:hint="eastAsia"/>
        </w:rPr>
        <w:t>1</w:t>
      </w:r>
      <w:r>
        <w:t>0</w:t>
      </w:r>
      <w:r>
        <w:rPr>
          <w:rFonts w:hint="eastAsia"/>
        </w:rPr>
        <w:t>所示为测试者在慢速走动时用三种设备测试的心率结果。曲线</w:t>
      </w:r>
      <w:r>
        <w:rPr>
          <w:rFonts w:hint="eastAsia"/>
        </w:rPr>
        <w:t>A</w:t>
      </w:r>
      <w:r>
        <w:rPr>
          <w:rFonts w:hint="eastAsia"/>
        </w:rPr>
        <w:t>为</w:t>
      </w:r>
      <w:proofErr w:type="spellStart"/>
      <w:r>
        <w:rPr>
          <w:rFonts w:hint="eastAsia"/>
        </w:rPr>
        <w:t>yuwell</w:t>
      </w:r>
      <w:proofErr w:type="spellEnd"/>
      <w:r>
        <w:rPr>
          <w:rFonts w:hint="eastAsia"/>
        </w:rPr>
        <w:t>(</w:t>
      </w:r>
      <w:r>
        <w:rPr>
          <w:rFonts w:hint="eastAsia"/>
        </w:rPr>
        <w:t>鱼跃</w:t>
      </w:r>
      <w:r>
        <w:rPr>
          <w:rFonts w:hint="eastAsia"/>
        </w:rPr>
        <w:t>)</w:t>
      </w:r>
      <w:r>
        <w:rPr>
          <w:rFonts w:hint="eastAsia"/>
        </w:rPr>
        <w:t>公司的心率血氧监测仪的测试结果，曲线</w:t>
      </w:r>
      <w:r>
        <w:rPr>
          <w:rFonts w:hint="eastAsia"/>
        </w:rPr>
        <w:t>B</w:t>
      </w:r>
      <w:r>
        <w:rPr>
          <w:rFonts w:hint="eastAsia"/>
        </w:rPr>
        <w:t>为北京东方泰华有限公司的单导联心电记录仪的测试结果，曲线</w:t>
      </w:r>
      <w:r>
        <w:rPr>
          <w:rFonts w:hint="eastAsia"/>
        </w:rPr>
        <w:t>C</w:t>
      </w:r>
      <w:r>
        <w:rPr>
          <w:rFonts w:hint="eastAsia"/>
        </w:rPr>
        <w:t>为本系统测试结果。曲线</w:t>
      </w:r>
      <w:r>
        <w:rPr>
          <w:rFonts w:hint="eastAsia"/>
        </w:rPr>
        <w:t>B</w:t>
      </w:r>
      <w:r>
        <w:rPr>
          <w:rFonts w:hint="eastAsia"/>
        </w:rPr>
        <w:t>和</w:t>
      </w:r>
      <w:r>
        <w:rPr>
          <w:rFonts w:hint="eastAsia"/>
        </w:rPr>
        <w:t>C</w:t>
      </w:r>
      <w:r>
        <w:rPr>
          <w:rFonts w:hint="eastAsia"/>
        </w:rPr>
        <w:t>对应的设备都在实时记录心电信号的同时计算心率，曲线</w:t>
      </w:r>
      <w:r w:rsidR="00FE60C8">
        <w:rPr>
          <w:rFonts w:hint="eastAsia"/>
        </w:rPr>
        <w:t>A</w:t>
      </w:r>
      <w:r>
        <w:rPr>
          <w:rFonts w:hint="eastAsia"/>
        </w:rPr>
        <w:t>对应的设备利用光电容积描记</w:t>
      </w:r>
      <w:r>
        <w:rPr>
          <w:rFonts w:hint="eastAsia"/>
        </w:rPr>
        <w:t>(PPG)</w:t>
      </w:r>
      <w:r>
        <w:rPr>
          <w:rFonts w:hint="eastAsia"/>
        </w:rPr>
        <w:t>方法实时计算心率。结果表明，使用</w:t>
      </w:r>
      <w:r>
        <w:rPr>
          <w:rFonts w:hint="eastAsia"/>
        </w:rPr>
        <w:t>PPG</w:t>
      </w:r>
      <w:r>
        <w:rPr>
          <w:rFonts w:hint="eastAsia"/>
        </w:rPr>
        <w:t>得到的测试结果波动相对较大，本系统的测试结果与商用产品误差在</w:t>
      </w:r>
      <w:r w:rsidRPr="0081664C">
        <w:rPr>
          <w:position w:val="-4"/>
        </w:rPr>
        <w:object w:dxaOrig="220" w:dyaOrig="240" w14:anchorId="4BAD2140">
          <v:shape id="_x0000_i1042" type="#_x0000_t75" style="width:10.95pt;height:12.1pt" o:ole="">
            <v:imagedata r:id="rId54" o:title=""/>
          </v:shape>
          <o:OLEObject Type="Embed" ProgID="Equation.DSMT4" ShapeID="_x0000_i1042" DrawAspect="Content" ObjectID="_1535811410" r:id="rId55"/>
        </w:object>
      </w:r>
      <w:r>
        <w:rPr>
          <w:rFonts w:hint="eastAsia"/>
        </w:rPr>
        <w:t>3bpm</w:t>
      </w:r>
      <w:r>
        <w:rPr>
          <w:rFonts w:hint="eastAsia"/>
        </w:rPr>
        <w:t>以内。</w:t>
      </w:r>
    </w:p>
    <w:p w14:paraId="41282C3B" w14:textId="7F1A0A64" w:rsidR="00D41D3F" w:rsidRPr="00D41D3F" w:rsidRDefault="003A2A1C" w:rsidP="00D41D3F">
      <w:pPr>
        <w:ind w:firstLineChars="200" w:firstLine="420"/>
      </w:pPr>
      <w:r>
        <w:rPr>
          <w:rFonts w:hint="eastAsia"/>
          <w:noProof/>
        </w:rPr>
        <w:lastRenderedPageBreak/>
        <w:drawing>
          <wp:inline distT="0" distB="0" distL="0" distR="0" wp14:anchorId="250D9DDC" wp14:editId="7B2C81CF">
            <wp:extent cx="2996565" cy="119189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测试结果.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96565" cy="1191895"/>
                    </a:xfrm>
                    <a:prstGeom prst="rect">
                      <a:avLst/>
                    </a:prstGeom>
                  </pic:spPr>
                </pic:pic>
              </a:graphicData>
            </a:graphic>
          </wp:inline>
        </w:drawing>
      </w:r>
    </w:p>
    <w:p w14:paraId="18C2B015" w14:textId="13D5130A" w:rsidR="00D41D3F" w:rsidRPr="00BC2A2D" w:rsidRDefault="00D41D3F" w:rsidP="00BC2A2D">
      <w:pPr>
        <w:ind w:firstLineChars="200" w:firstLine="300"/>
        <w:jc w:val="center"/>
        <w:rPr>
          <w:sz w:val="15"/>
          <w:szCs w:val="15"/>
        </w:rPr>
      </w:pPr>
      <w:r w:rsidRPr="00BC2A2D">
        <w:rPr>
          <w:rFonts w:hint="eastAsia"/>
          <w:sz w:val="15"/>
          <w:szCs w:val="15"/>
        </w:rPr>
        <w:t>图</w:t>
      </w:r>
      <w:r w:rsidRPr="00BC2A2D">
        <w:rPr>
          <w:rFonts w:hint="eastAsia"/>
          <w:sz w:val="15"/>
          <w:szCs w:val="15"/>
        </w:rPr>
        <w:t>10</w:t>
      </w:r>
      <w:r w:rsidRPr="00BC2A2D">
        <w:rPr>
          <w:sz w:val="15"/>
          <w:szCs w:val="15"/>
        </w:rPr>
        <w:t xml:space="preserve"> </w:t>
      </w:r>
      <w:r w:rsidRPr="00BC2A2D">
        <w:rPr>
          <w:rFonts w:hint="eastAsia"/>
          <w:sz w:val="15"/>
          <w:szCs w:val="15"/>
        </w:rPr>
        <w:t>三种设备心率测试结果</w:t>
      </w:r>
    </w:p>
    <w:p w14:paraId="2AEB40E9" w14:textId="77777777" w:rsidR="00B64B70" w:rsidRPr="003E0953" w:rsidRDefault="00B64B70" w:rsidP="0095180B">
      <w:pPr>
        <w:spacing w:line="360" w:lineRule="exact"/>
        <w:outlineLvl w:val="0"/>
        <w:rPr>
          <w:rFonts w:eastAsia="黑体"/>
          <w:szCs w:val="21"/>
        </w:rPr>
      </w:pPr>
      <w:r w:rsidRPr="003E0953">
        <w:rPr>
          <w:rFonts w:eastAsia="黑体"/>
          <w:szCs w:val="21"/>
        </w:rPr>
        <w:t>结</w:t>
      </w:r>
      <w:r w:rsidRPr="003E0953">
        <w:rPr>
          <w:rFonts w:eastAsia="黑体"/>
          <w:szCs w:val="21"/>
        </w:rPr>
        <w:t xml:space="preserve"> </w:t>
      </w:r>
      <w:r w:rsidRPr="003E0953">
        <w:rPr>
          <w:rFonts w:eastAsia="黑体"/>
          <w:szCs w:val="21"/>
        </w:rPr>
        <w:t>论</w:t>
      </w:r>
    </w:p>
    <w:p w14:paraId="2E5C9636" w14:textId="29977D52" w:rsidR="00D464E3" w:rsidRPr="00FE60C8" w:rsidRDefault="001235D3" w:rsidP="001235D3">
      <w:pPr>
        <w:spacing w:line="300" w:lineRule="exact"/>
        <w:ind w:firstLineChars="200" w:firstLine="420"/>
        <w:rPr>
          <w:szCs w:val="21"/>
        </w:rPr>
      </w:pPr>
      <w:r w:rsidRPr="00FE60C8">
        <w:rPr>
          <w:rFonts w:hint="eastAsia"/>
          <w:szCs w:val="21"/>
        </w:rPr>
        <w:t>本文以</w:t>
      </w:r>
      <w:r w:rsidRPr="00FE60C8">
        <w:rPr>
          <w:rFonts w:hint="eastAsia"/>
          <w:szCs w:val="21"/>
        </w:rPr>
        <w:t>AD8232</w:t>
      </w:r>
      <w:r w:rsidRPr="00FE60C8">
        <w:rPr>
          <w:rFonts w:hint="eastAsia"/>
          <w:szCs w:val="21"/>
        </w:rPr>
        <w:t>模拟前端芯片为基础，采用一</w:t>
      </w:r>
      <w:r w:rsidR="00FE60C8" w:rsidRPr="00FE60C8">
        <w:rPr>
          <w:rFonts w:hint="eastAsia"/>
          <w:szCs w:val="21"/>
        </w:rPr>
        <w:t>种自润湿纸电极设计了一套可穿戴的心电监护系统。系统用</w:t>
      </w:r>
      <w:r w:rsidRPr="00FE60C8">
        <w:rPr>
          <w:rFonts w:hint="eastAsia"/>
          <w:szCs w:val="21"/>
        </w:rPr>
        <w:t>两个电极与人体接触</w:t>
      </w:r>
      <w:r w:rsidR="00FE60C8" w:rsidRPr="00FE60C8">
        <w:rPr>
          <w:rFonts w:hint="eastAsia"/>
          <w:szCs w:val="21"/>
        </w:rPr>
        <w:t>，同时纸电极具有的柔软特性，提高了人体佩戴的舒适度。心电信号处理</w:t>
      </w:r>
      <w:r w:rsidRPr="00FE60C8">
        <w:rPr>
          <w:rFonts w:hint="eastAsia"/>
          <w:szCs w:val="21"/>
        </w:rPr>
        <w:t>采用简化的</w:t>
      </w:r>
      <w:r w:rsidR="003E2E83" w:rsidRPr="00FE60C8">
        <w:rPr>
          <w:szCs w:val="21"/>
        </w:rPr>
        <w:t>PT</w:t>
      </w:r>
      <w:r w:rsidRPr="00FE60C8">
        <w:rPr>
          <w:rFonts w:hint="eastAsia"/>
          <w:szCs w:val="21"/>
        </w:rPr>
        <w:t>算法，有利于在单片</w:t>
      </w:r>
      <w:r w:rsidR="00FE60C8" w:rsidRPr="00FE60C8">
        <w:rPr>
          <w:rFonts w:hint="eastAsia"/>
          <w:szCs w:val="21"/>
        </w:rPr>
        <w:t>机上的实现。该系统还具有体积小，功耗低的优点，实现了移动监测</w:t>
      </w:r>
      <w:r w:rsidRPr="00FE60C8">
        <w:rPr>
          <w:rFonts w:hint="eastAsia"/>
          <w:szCs w:val="21"/>
        </w:rPr>
        <w:t>的功能。此外，该系统采用自定义通信协议，方面在其它平台上进行上位机程序的开发。通过与其它商用产品进行对比发现本系统对心率计算的准确度已经达到商用级别</w:t>
      </w:r>
      <w:del w:id="6" w:author="WangSikai" w:date="2016-09-19T17:29:00Z">
        <w:r w:rsidRPr="00FE60C8" w:rsidDel="002A6DF7">
          <w:rPr>
            <w:rFonts w:hint="eastAsia"/>
            <w:szCs w:val="21"/>
          </w:rPr>
          <w:delText>。本系统面向住院病人生理状态的长期监护，有着广阔的发展前景和上升空间。</w:delText>
        </w:r>
      </w:del>
    </w:p>
    <w:p w14:paraId="30FB5888" w14:textId="1DFF5D30" w:rsidR="005B6C37" w:rsidRDefault="005B6C37" w:rsidP="003E0953">
      <w:pPr>
        <w:spacing w:line="300" w:lineRule="exact"/>
        <w:rPr>
          <w:rFonts w:eastAsia="黑体"/>
          <w:sz w:val="20"/>
          <w:szCs w:val="28"/>
        </w:rPr>
      </w:pPr>
      <w:r w:rsidRPr="009C7540">
        <w:rPr>
          <w:rFonts w:eastAsia="黑体"/>
          <w:sz w:val="20"/>
          <w:szCs w:val="28"/>
        </w:rPr>
        <w:t>参考文献</w:t>
      </w:r>
    </w:p>
    <w:p w14:paraId="60C35524" w14:textId="77777777" w:rsidR="00FE60C8" w:rsidRDefault="00FE60C8" w:rsidP="00FE60C8">
      <w:r w:rsidRPr="001C13ED">
        <w:t>[1]</w:t>
      </w:r>
      <w:r>
        <w:t xml:space="preserve"> Delano </w:t>
      </w:r>
      <w:r w:rsidRPr="001C13ED">
        <w:t>M</w:t>
      </w:r>
      <w:r>
        <w:t xml:space="preserve"> </w:t>
      </w:r>
      <w:r w:rsidRPr="001C13ED">
        <w:t xml:space="preserve">K. A long term wearable electrocardiogram (ECG) measurement </w:t>
      </w:r>
      <w:proofErr w:type="gramStart"/>
      <w:r w:rsidRPr="001C13ED">
        <w:t>system[</w:t>
      </w:r>
      <w:proofErr w:type="gramEnd"/>
      <w:r w:rsidRPr="001C13ED">
        <w:t xml:space="preserve">D]. </w:t>
      </w:r>
      <w:proofErr w:type="gramStart"/>
      <w:r w:rsidRPr="001C13ED">
        <w:t>Massachusetts Institute of Technology, 2012.</w:t>
      </w:r>
      <w:proofErr w:type="gramEnd"/>
    </w:p>
    <w:p w14:paraId="40A61F05" w14:textId="77777777" w:rsidR="00FE60C8" w:rsidRDefault="00FE60C8" w:rsidP="00FE60C8">
      <w:r>
        <w:t xml:space="preserve">[2] </w:t>
      </w:r>
      <w:proofErr w:type="spellStart"/>
      <w:r w:rsidRPr="00500388">
        <w:t>Yoo</w:t>
      </w:r>
      <w:proofErr w:type="spellEnd"/>
      <w:r w:rsidRPr="00500388">
        <w:t xml:space="preserve"> J, Yan L, Lee S, et al. A wearable ECG acquisition system with compact planar-fashionable circuit board-based </w:t>
      </w:r>
      <w:proofErr w:type="gramStart"/>
      <w:r w:rsidRPr="00500388">
        <w:t>shirt[</w:t>
      </w:r>
      <w:proofErr w:type="gramEnd"/>
      <w:r w:rsidRPr="00500388">
        <w:t>J]. IEEE Transactions on Information Technology in Biomedicine, 2009, 13(6): 897-902.</w:t>
      </w:r>
    </w:p>
    <w:p w14:paraId="4000CD98" w14:textId="77777777" w:rsidR="00FE60C8" w:rsidRDefault="00FE60C8" w:rsidP="00FE60C8">
      <w:r>
        <w:t xml:space="preserve">[3] </w:t>
      </w:r>
      <w:r w:rsidRPr="000D4C44">
        <w:t xml:space="preserve">Zhang H, Pei W, Chen Y, et al. A Motion Interference-insensitive Flexible Dry </w:t>
      </w:r>
      <w:proofErr w:type="gramStart"/>
      <w:r w:rsidRPr="000D4C44">
        <w:t>Electrode[</w:t>
      </w:r>
      <w:proofErr w:type="gramEnd"/>
      <w:r w:rsidRPr="000D4C44">
        <w:t>J]. IEEE Transactions on Biomedical Engineering, 2016, 63(6): 1136-1144.</w:t>
      </w:r>
    </w:p>
    <w:p w14:paraId="79DC24B2" w14:textId="77777777" w:rsidR="00FE60C8" w:rsidRDefault="00FE60C8" w:rsidP="00FE60C8">
      <w:r>
        <w:t xml:space="preserve">[4] </w:t>
      </w:r>
      <w:r w:rsidRPr="000D4C44">
        <w:t xml:space="preserve">Yao S, Zhu Y. Nanomaterial-Enabled Dry Electrodes for Electrophysiological Sensing: A </w:t>
      </w:r>
      <w:proofErr w:type="gramStart"/>
      <w:r w:rsidRPr="000D4C44">
        <w:t>Review[</w:t>
      </w:r>
      <w:proofErr w:type="gramEnd"/>
      <w:r w:rsidRPr="000D4C44">
        <w:t>J]. JOM, 2016, 68(4): 1145-1155.</w:t>
      </w:r>
    </w:p>
    <w:p w14:paraId="0D78B0C3" w14:textId="77777777" w:rsidR="00FE60C8" w:rsidRDefault="00FE60C8" w:rsidP="00FE60C8">
      <w:r>
        <w:t xml:space="preserve">[5] </w:t>
      </w:r>
      <w:r w:rsidRPr="000C6D3A">
        <w:t xml:space="preserve">Devices A. AD8232: Single-lead, heart rate monitor front </w:t>
      </w:r>
      <w:proofErr w:type="gramStart"/>
      <w:r w:rsidRPr="000C6D3A">
        <w:t>end[</w:t>
      </w:r>
      <w:proofErr w:type="gramEnd"/>
      <w:r w:rsidRPr="000C6D3A">
        <w:t xml:space="preserve">J]. </w:t>
      </w:r>
      <w:proofErr w:type="gramStart"/>
      <w:r w:rsidRPr="000C6D3A">
        <w:t>Rev. A, 2013.</w:t>
      </w:r>
      <w:proofErr w:type="gramEnd"/>
    </w:p>
    <w:p w14:paraId="6A21D220" w14:textId="77777777" w:rsidR="00FE60C8" w:rsidRDefault="00FE60C8" w:rsidP="00FE60C8">
      <w:r>
        <w:t xml:space="preserve">[6] </w:t>
      </w:r>
      <w:proofErr w:type="spellStart"/>
      <w:r w:rsidRPr="008165D2">
        <w:t>Haritha</w:t>
      </w:r>
      <w:proofErr w:type="spellEnd"/>
      <w:r w:rsidRPr="008165D2">
        <w:t xml:space="preserve"> C, </w:t>
      </w:r>
      <w:proofErr w:type="spellStart"/>
      <w:r w:rsidRPr="008165D2">
        <w:t>Ganesan</w:t>
      </w:r>
      <w:proofErr w:type="spellEnd"/>
      <w:r w:rsidRPr="008165D2">
        <w:t xml:space="preserve"> M, </w:t>
      </w:r>
      <w:proofErr w:type="spellStart"/>
      <w:r w:rsidRPr="008165D2">
        <w:t>Sumesh</w:t>
      </w:r>
      <w:proofErr w:type="spellEnd"/>
      <w:r w:rsidRPr="008165D2">
        <w:t xml:space="preserve"> E P. </w:t>
      </w:r>
      <w:proofErr w:type="gramStart"/>
      <w:r w:rsidRPr="008165D2">
        <w:t>A survey on modern trends in ECG noise removal techniques[C]//2016 International Conference on Circuit, Power and Computing Technologies (ICCPCT).</w:t>
      </w:r>
      <w:proofErr w:type="gramEnd"/>
      <w:r w:rsidRPr="008165D2">
        <w:t xml:space="preserve"> IEEE, 2016: 1-7.</w:t>
      </w:r>
    </w:p>
    <w:p w14:paraId="2E86F2B0" w14:textId="75CB15E7" w:rsidR="00FE60C8" w:rsidRDefault="00FE60C8" w:rsidP="00FE60C8">
      <w:r>
        <w:t>[7]</w:t>
      </w:r>
      <w:r w:rsidR="00343126">
        <w:t xml:space="preserve"> </w:t>
      </w:r>
      <w:r w:rsidRPr="008165D2">
        <w:rPr>
          <w:rFonts w:hint="eastAsia"/>
        </w:rPr>
        <w:t>周平</w:t>
      </w:r>
      <w:r w:rsidRPr="008165D2">
        <w:t xml:space="preserve">, </w:t>
      </w:r>
      <w:proofErr w:type="gramStart"/>
      <w:r w:rsidRPr="008165D2">
        <w:t>焦宏宇</w:t>
      </w:r>
      <w:proofErr w:type="gramEnd"/>
      <w:r w:rsidRPr="008165D2">
        <w:t xml:space="preserve">, </w:t>
      </w:r>
      <w:proofErr w:type="gramStart"/>
      <w:r w:rsidRPr="008165D2">
        <w:t>汪丰</w:t>
      </w:r>
      <w:proofErr w:type="gramEnd"/>
      <w:r w:rsidRPr="008165D2">
        <w:t xml:space="preserve">, </w:t>
      </w:r>
      <w:r w:rsidRPr="008165D2">
        <w:t>等</w:t>
      </w:r>
      <w:r w:rsidRPr="008165D2">
        <w:t xml:space="preserve">. </w:t>
      </w:r>
      <w:r w:rsidRPr="008165D2">
        <w:t>便携式无线心电监护终端的设计</w:t>
      </w:r>
      <w:r w:rsidRPr="008165D2">
        <w:t xml:space="preserve">[J]. </w:t>
      </w:r>
      <w:r w:rsidRPr="008165D2">
        <w:t>计算机工程与设计</w:t>
      </w:r>
      <w:r w:rsidRPr="008165D2">
        <w:t>, 2012, 33(9): 3407-3410.</w:t>
      </w:r>
    </w:p>
    <w:p w14:paraId="0A191458" w14:textId="1C90AA9A" w:rsidR="00FE60C8" w:rsidRDefault="00FE60C8" w:rsidP="00FE60C8">
      <w:r>
        <w:rPr>
          <w:rFonts w:hint="eastAsia"/>
        </w:rPr>
        <w:lastRenderedPageBreak/>
        <w:t>[</w:t>
      </w:r>
      <w:r>
        <w:t>8</w:t>
      </w:r>
      <w:r>
        <w:rPr>
          <w:rFonts w:hint="eastAsia"/>
        </w:rPr>
        <w:t>]</w:t>
      </w:r>
      <w:r w:rsidR="00343126">
        <w:t xml:space="preserve"> </w:t>
      </w:r>
      <w:proofErr w:type="gramStart"/>
      <w:r w:rsidRPr="00B92789">
        <w:rPr>
          <w:rFonts w:hint="eastAsia"/>
        </w:rPr>
        <w:t>蓝坤</w:t>
      </w:r>
      <w:proofErr w:type="gramEnd"/>
      <w:r w:rsidRPr="00B92789">
        <w:t xml:space="preserve">, </w:t>
      </w:r>
      <w:r w:rsidRPr="00B92789">
        <w:t>张跃</w:t>
      </w:r>
      <w:r w:rsidRPr="00B92789">
        <w:t xml:space="preserve">. </w:t>
      </w:r>
      <w:r w:rsidRPr="00B92789">
        <w:t>基于</w:t>
      </w:r>
      <w:r w:rsidRPr="00B92789">
        <w:t xml:space="preserve"> Android </w:t>
      </w:r>
      <w:r w:rsidRPr="00B92789">
        <w:t>的心电监护软件系统设计与实现</w:t>
      </w:r>
      <w:r w:rsidRPr="00B92789">
        <w:t xml:space="preserve">[J]. </w:t>
      </w:r>
      <w:r w:rsidRPr="00B92789">
        <w:t>计算机工程与设计</w:t>
      </w:r>
      <w:r w:rsidRPr="00B92789">
        <w:t>, 2013, 34(8): 2951-2956.</w:t>
      </w:r>
    </w:p>
    <w:p w14:paraId="7F2E359A" w14:textId="51E42694" w:rsidR="00FE60C8" w:rsidRDefault="00FE60C8" w:rsidP="00FE60C8">
      <w:r>
        <w:rPr>
          <w:rFonts w:hint="eastAsia"/>
        </w:rPr>
        <w:t>[</w:t>
      </w:r>
      <w:r>
        <w:t>9</w:t>
      </w:r>
      <w:r>
        <w:rPr>
          <w:rFonts w:hint="eastAsia"/>
        </w:rPr>
        <w:t>]</w:t>
      </w:r>
      <w:r w:rsidR="00343126">
        <w:t xml:space="preserve"> </w:t>
      </w:r>
      <w:r>
        <w:rPr>
          <w:rFonts w:hint="eastAsia"/>
        </w:rPr>
        <w:t>李延军，严宏</w:t>
      </w:r>
      <w:r>
        <w:rPr>
          <w:rFonts w:hint="eastAsia"/>
        </w:rPr>
        <w:t>.</w:t>
      </w:r>
      <w:r>
        <w:t xml:space="preserve"> QRS</w:t>
      </w:r>
      <w:r>
        <w:rPr>
          <w:rFonts w:hint="eastAsia"/>
        </w:rPr>
        <w:t>波群检测常用方法的比较</w:t>
      </w:r>
      <w:r>
        <w:rPr>
          <w:rFonts w:hint="eastAsia"/>
        </w:rPr>
        <w:t>[</w:t>
      </w:r>
      <w:r>
        <w:t>J]</w:t>
      </w:r>
      <w:r>
        <w:rPr>
          <w:rFonts w:hint="eastAsia"/>
        </w:rPr>
        <w:t>.</w:t>
      </w:r>
      <w:r>
        <w:t xml:space="preserve"> </w:t>
      </w:r>
      <w:r>
        <w:rPr>
          <w:rFonts w:hint="eastAsia"/>
        </w:rPr>
        <w:t>生物医学工程学进展</w:t>
      </w:r>
      <w:r>
        <w:rPr>
          <w:rFonts w:hint="eastAsia"/>
        </w:rPr>
        <w:t>,</w:t>
      </w:r>
      <w:r>
        <w:t xml:space="preserve"> 2008, 29(2): </w:t>
      </w:r>
      <w:proofErr w:type="gramStart"/>
      <w:r>
        <w:t>10</w:t>
      </w:r>
      <w:r w:rsidR="00343126">
        <w:t>1-107.</w:t>
      </w:r>
      <w:proofErr w:type="gramEnd"/>
    </w:p>
    <w:p w14:paraId="2ACB59A5" w14:textId="77777777" w:rsidR="00FE60C8" w:rsidRDefault="00FE60C8" w:rsidP="00FE60C8">
      <w:r>
        <w:rPr>
          <w:rFonts w:hint="eastAsia"/>
        </w:rPr>
        <w:t>[</w:t>
      </w:r>
      <w:r>
        <w:t>10</w:t>
      </w:r>
      <w:r>
        <w:rPr>
          <w:rFonts w:hint="eastAsia"/>
        </w:rPr>
        <w:t>]</w:t>
      </w:r>
      <w:r>
        <w:t xml:space="preserve"> </w:t>
      </w:r>
      <w:r w:rsidRPr="004729D3">
        <w:t xml:space="preserve">Pan J, Tompkins W J. A real-time QRS detection </w:t>
      </w:r>
      <w:proofErr w:type="gramStart"/>
      <w:r w:rsidRPr="004729D3">
        <w:t>algorithm[</w:t>
      </w:r>
      <w:proofErr w:type="gramEnd"/>
      <w:r w:rsidRPr="004729D3">
        <w:t>J]. IEEE transactions on biomedical engineering, 1985 (3): 230-236.</w:t>
      </w:r>
    </w:p>
    <w:p w14:paraId="68A6C43D" w14:textId="7D303346" w:rsidR="00FE60C8" w:rsidRPr="009C7540" w:rsidRDefault="00FE60C8" w:rsidP="00002984">
      <w:pPr>
        <w:rPr>
          <w:sz w:val="20"/>
          <w:szCs w:val="21"/>
        </w:rPr>
      </w:pPr>
      <w:r>
        <w:t xml:space="preserve">[11] </w:t>
      </w:r>
      <w:r w:rsidRPr="004729D3">
        <w:t xml:space="preserve">Tsai H </w:t>
      </w:r>
      <w:proofErr w:type="spellStart"/>
      <w:r w:rsidRPr="004729D3">
        <w:t>H</w:t>
      </w:r>
      <w:proofErr w:type="spellEnd"/>
      <w:r w:rsidRPr="004729D3">
        <w:t xml:space="preserve">, Chuang Y T, Yi C W, et al. </w:t>
      </w:r>
      <w:proofErr w:type="gramStart"/>
      <w:r w:rsidRPr="004729D3">
        <w:t>A study on wearable electrocardiograph[C]</w:t>
      </w:r>
      <w:r>
        <w:t>.</w:t>
      </w:r>
      <w:proofErr w:type="gramEnd"/>
      <w:r w:rsidR="00343126">
        <w:t xml:space="preserve"> </w:t>
      </w:r>
      <w:r w:rsidRPr="004729D3">
        <w:t>Intelligent Sensors, Sensor Networks and Information Processing (ISSNIP), 2015 IEEE Tenth International Conference on. IEEE, 2015: 1-6.</w:t>
      </w:r>
    </w:p>
    <w:p w14:paraId="56BFA581" w14:textId="77777777" w:rsidR="00586760" w:rsidRPr="003F0BA0" w:rsidRDefault="00586760" w:rsidP="001E6B73">
      <w:pPr>
        <w:spacing w:line="360" w:lineRule="exact"/>
        <w:ind w:firstLineChars="200" w:firstLine="400"/>
        <w:rPr>
          <w:sz w:val="18"/>
          <w:szCs w:val="18"/>
        </w:rPr>
      </w:pPr>
      <w:r w:rsidRPr="009C7540">
        <w:rPr>
          <w:rFonts w:hint="eastAsia"/>
          <w:color w:val="000000"/>
          <w:sz w:val="20"/>
          <w:szCs w:val="21"/>
        </w:rPr>
        <w:t xml:space="preserve">            </w:t>
      </w:r>
      <w:r w:rsidR="00760220">
        <w:rPr>
          <w:rFonts w:hint="eastAsia"/>
          <w:color w:val="000000"/>
          <w:sz w:val="20"/>
          <w:szCs w:val="21"/>
        </w:rPr>
        <w:t xml:space="preserve">     </w:t>
      </w:r>
      <w:r w:rsidR="003F0BA0">
        <w:rPr>
          <w:rFonts w:hint="eastAsia"/>
          <w:color w:val="000000"/>
          <w:sz w:val="20"/>
          <w:szCs w:val="21"/>
        </w:rPr>
        <w:t xml:space="preserve">  </w:t>
      </w:r>
      <w:r w:rsidRPr="003F0BA0">
        <w:rPr>
          <w:rFonts w:hint="eastAsia"/>
          <w:color w:val="000000"/>
          <w:sz w:val="18"/>
          <w:szCs w:val="18"/>
        </w:rPr>
        <w:t>（收稿日期：</w:t>
      </w:r>
      <w:r w:rsidRPr="003F0BA0">
        <w:rPr>
          <w:rFonts w:hint="eastAsia"/>
          <w:color w:val="000000"/>
          <w:sz w:val="18"/>
          <w:szCs w:val="18"/>
        </w:rPr>
        <w:t>20</w:t>
      </w:r>
      <w:r w:rsidR="008C272B">
        <w:rPr>
          <w:rFonts w:hint="eastAsia"/>
          <w:color w:val="000000"/>
          <w:sz w:val="18"/>
          <w:szCs w:val="18"/>
        </w:rPr>
        <w:t>1</w:t>
      </w:r>
      <w:r w:rsidR="00E25E55">
        <w:rPr>
          <w:rFonts w:hint="eastAsia"/>
          <w:color w:val="000000"/>
          <w:sz w:val="18"/>
          <w:szCs w:val="18"/>
        </w:rPr>
        <w:t>6</w:t>
      </w:r>
      <w:r w:rsidRPr="003F0BA0">
        <w:rPr>
          <w:rFonts w:hint="eastAsia"/>
          <w:color w:val="000000"/>
          <w:sz w:val="18"/>
          <w:szCs w:val="18"/>
        </w:rPr>
        <w:t>-**-**</w:t>
      </w:r>
      <w:r w:rsidRPr="003F0BA0">
        <w:rPr>
          <w:rFonts w:hint="eastAsia"/>
          <w:color w:val="000000"/>
          <w:sz w:val="18"/>
          <w:szCs w:val="18"/>
        </w:rPr>
        <w:t>）</w:t>
      </w:r>
    </w:p>
    <w:p w14:paraId="113D3549" w14:textId="77777777" w:rsidR="00586760" w:rsidRPr="009C7540" w:rsidRDefault="00586760" w:rsidP="001E6B73">
      <w:pPr>
        <w:spacing w:line="360" w:lineRule="exact"/>
        <w:rPr>
          <w:b/>
          <w:sz w:val="20"/>
          <w:szCs w:val="21"/>
        </w:rPr>
      </w:pPr>
      <w:r w:rsidRPr="009C7540">
        <w:rPr>
          <w:rFonts w:eastAsia="黑体"/>
          <w:b/>
          <w:sz w:val="20"/>
          <w:szCs w:val="21"/>
        </w:rPr>
        <w:t>————————</w:t>
      </w:r>
      <w:r w:rsidRPr="009C7540">
        <w:rPr>
          <w:rFonts w:eastAsia="黑体" w:hint="eastAsia"/>
          <w:b/>
          <w:sz w:val="20"/>
          <w:szCs w:val="21"/>
        </w:rPr>
        <w:t>-</w:t>
      </w:r>
    </w:p>
    <w:p w14:paraId="7431E8D0" w14:textId="77777777" w:rsidR="00A21C22" w:rsidRPr="009C7540" w:rsidRDefault="001564C1" w:rsidP="003E0953">
      <w:pPr>
        <w:spacing w:line="300" w:lineRule="exact"/>
        <w:rPr>
          <w:rFonts w:eastAsia="黑体"/>
          <w:sz w:val="20"/>
          <w:szCs w:val="21"/>
        </w:rPr>
      </w:pPr>
      <w:commentRangeStart w:id="7"/>
      <w:r w:rsidRPr="009C7540">
        <w:rPr>
          <w:rFonts w:eastAsia="黑体"/>
          <w:sz w:val="20"/>
          <w:szCs w:val="21"/>
        </w:rPr>
        <w:t>作者</w:t>
      </w:r>
      <w:r w:rsidR="00586760" w:rsidRPr="009C7540">
        <w:rPr>
          <w:rFonts w:eastAsia="黑体" w:hint="eastAsia"/>
          <w:sz w:val="20"/>
          <w:szCs w:val="21"/>
        </w:rPr>
        <w:t>简介</w:t>
      </w:r>
      <w:commentRangeEnd w:id="7"/>
      <w:r w:rsidR="00B82E1E" w:rsidRPr="009C7540">
        <w:rPr>
          <w:rStyle w:val="a3"/>
          <w:sz w:val="20"/>
        </w:rPr>
        <w:commentReference w:id="7"/>
      </w:r>
    </w:p>
    <w:p w14:paraId="556D7CF9" w14:textId="4CCEC45B" w:rsidR="00BF3A32" w:rsidRPr="001022CB" w:rsidRDefault="00BF3A32" w:rsidP="003E0953">
      <w:pPr>
        <w:spacing w:line="300" w:lineRule="exact"/>
        <w:rPr>
          <w:sz w:val="18"/>
          <w:szCs w:val="18"/>
        </w:rPr>
      </w:pPr>
      <w:bookmarkStart w:id="8" w:name="OLE_LINK1"/>
      <w:r>
        <w:rPr>
          <w:rFonts w:hint="eastAsia"/>
          <w:sz w:val="18"/>
          <w:szCs w:val="18"/>
        </w:rPr>
        <w:t>龚奇</w:t>
      </w:r>
      <w:commentRangeStart w:id="9"/>
      <w:r w:rsidRPr="001022CB">
        <w:rPr>
          <w:sz w:val="18"/>
          <w:szCs w:val="18"/>
        </w:rPr>
        <w:t>（</w:t>
      </w:r>
      <w:r w:rsidR="00002984">
        <w:rPr>
          <w:sz w:val="18"/>
          <w:szCs w:val="18"/>
        </w:rPr>
        <w:t>1992</w:t>
      </w:r>
      <w:r w:rsidRPr="001022CB">
        <w:rPr>
          <w:sz w:val="18"/>
          <w:szCs w:val="18"/>
        </w:rPr>
        <w:t>-</w:t>
      </w:r>
      <w:r>
        <w:rPr>
          <w:sz w:val="18"/>
          <w:szCs w:val="18"/>
        </w:rPr>
        <w:t>），</w:t>
      </w:r>
      <w:r>
        <w:rPr>
          <w:rFonts w:hint="eastAsia"/>
          <w:sz w:val="18"/>
          <w:szCs w:val="18"/>
        </w:rPr>
        <w:t>男</w:t>
      </w:r>
      <w:r w:rsidRPr="001022CB">
        <w:rPr>
          <w:sz w:val="18"/>
          <w:szCs w:val="18"/>
        </w:rPr>
        <w:t>，</w:t>
      </w:r>
      <w:r>
        <w:rPr>
          <w:rFonts w:hint="eastAsia"/>
          <w:sz w:val="18"/>
          <w:szCs w:val="18"/>
        </w:rPr>
        <w:t>硕士</w:t>
      </w:r>
      <w:r w:rsidRPr="001022CB">
        <w:rPr>
          <w:sz w:val="18"/>
          <w:szCs w:val="18"/>
        </w:rPr>
        <w:t>，</w:t>
      </w:r>
      <w:r>
        <w:rPr>
          <w:rFonts w:hint="eastAsia"/>
          <w:sz w:val="18"/>
          <w:szCs w:val="18"/>
        </w:rPr>
        <w:t>研究生</w:t>
      </w:r>
      <w:r w:rsidRPr="001022CB">
        <w:rPr>
          <w:sz w:val="18"/>
          <w:szCs w:val="18"/>
        </w:rPr>
        <w:t>，主要研究方向</w:t>
      </w:r>
      <w:r w:rsidRPr="001022CB">
        <w:rPr>
          <w:rFonts w:hint="eastAsia"/>
          <w:sz w:val="18"/>
          <w:szCs w:val="18"/>
        </w:rPr>
        <w:t>：</w:t>
      </w:r>
      <w:r w:rsidR="00002984">
        <w:rPr>
          <w:rFonts w:hint="eastAsia"/>
          <w:sz w:val="18"/>
          <w:szCs w:val="18"/>
        </w:rPr>
        <w:t>微电子学与固体电子学、心电信号处理</w:t>
      </w:r>
      <w:r w:rsidRPr="001022CB">
        <w:rPr>
          <w:sz w:val="18"/>
          <w:szCs w:val="18"/>
        </w:rPr>
        <w:t>。</w:t>
      </w:r>
    </w:p>
    <w:p w14:paraId="64603612" w14:textId="2F7AB409" w:rsidR="00BF3A32" w:rsidRPr="001022CB" w:rsidRDefault="00BF3A32" w:rsidP="003E0953">
      <w:pPr>
        <w:spacing w:line="300" w:lineRule="exact"/>
        <w:rPr>
          <w:sz w:val="18"/>
          <w:szCs w:val="18"/>
        </w:rPr>
      </w:pPr>
      <w:r>
        <w:rPr>
          <w:rFonts w:hint="eastAsia"/>
          <w:sz w:val="18"/>
          <w:szCs w:val="18"/>
        </w:rPr>
        <w:t>刘鸣</w:t>
      </w:r>
      <w:r w:rsidRPr="001022CB">
        <w:rPr>
          <w:sz w:val="18"/>
          <w:szCs w:val="18"/>
        </w:rPr>
        <w:t>（</w:t>
      </w:r>
      <w:r w:rsidR="00002984">
        <w:rPr>
          <w:sz w:val="18"/>
          <w:szCs w:val="18"/>
        </w:rPr>
        <w:t>1972</w:t>
      </w:r>
      <w:r w:rsidRPr="001022CB">
        <w:rPr>
          <w:sz w:val="18"/>
          <w:szCs w:val="18"/>
        </w:rPr>
        <w:t>-</w:t>
      </w:r>
      <w:r>
        <w:rPr>
          <w:sz w:val="18"/>
          <w:szCs w:val="18"/>
        </w:rPr>
        <w:t>），</w:t>
      </w:r>
      <w:r>
        <w:rPr>
          <w:rFonts w:hint="eastAsia"/>
          <w:sz w:val="18"/>
          <w:szCs w:val="18"/>
        </w:rPr>
        <w:t>男</w:t>
      </w:r>
      <w:r w:rsidRPr="001022CB">
        <w:rPr>
          <w:sz w:val="18"/>
          <w:szCs w:val="18"/>
        </w:rPr>
        <w:t>，</w:t>
      </w:r>
      <w:r w:rsidR="00002984">
        <w:rPr>
          <w:rFonts w:hint="eastAsia"/>
          <w:sz w:val="18"/>
          <w:szCs w:val="18"/>
        </w:rPr>
        <w:t>博士</w:t>
      </w:r>
      <w:r w:rsidRPr="001022CB">
        <w:rPr>
          <w:sz w:val="18"/>
          <w:szCs w:val="18"/>
        </w:rPr>
        <w:t>，</w:t>
      </w:r>
      <w:r w:rsidR="00672A47">
        <w:rPr>
          <w:rFonts w:hint="eastAsia"/>
          <w:sz w:val="18"/>
          <w:szCs w:val="18"/>
        </w:rPr>
        <w:t>副</w:t>
      </w:r>
      <w:r>
        <w:rPr>
          <w:rFonts w:hint="eastAsia"/>
          <w:sz w:val="18"/>
          <w:szCs w:val="18"/>
        </w:rPr>
        <w:t>研究员</w:t>
      </w:r>
      <w:r w:rsidRPr="001022CB">
        <w:rPr>
          <w:sz w:val="18"/>
          <w:szCs w:val="18"/>
        </w:rPr>
        <w:t>，主要研究方向</w:t>
      </w:r>
      <w:r w:rsidRPr="001022CB">
        <w:rPr>
          <w:rFonts w:hint="eastAsia"/>
          <w:sz w:val="18"/>
          <w:szCs w:val="18"/>
        </w:rPr>
        <w:t>：</w:t>
      </w:r>
      <w:r w:rsidR="00002984">
        <w:rPr>
          <w:rFonts w:hint="eastAsia"/>
          <w:sz w:val="18"/>
          <w:szCs w:val="18"/>
        </w:rPr>
        <w:t>低功耗数模混合</w:t>
      </w:r>
      <w:proofErr w:type="spellStart"/>
      <w:r w:rsidR="00002984">
        <w:rPr>
          <w:rFonts w:hint="eastAsia"/>
          <w:sz w:val="18"/>
          <w:szCs w:val="18"/>
        </w:rPr>
        <w:t>SoC</w:t>
      </w:r>
      <w:proofErr w:type="spellEnd"/>
      <w:r w:rsidR="00002984">
        <w:rPr>
          <w:rFonts w:hint="eastAsia"/>
          <w:sz w:val="18"/>
          <w:szCs w:val="18"/>
        </w:rPr>
        <w:t>设计、生理信号处理算法</w:t>
      </w:r>
      <w:r w:rsidRPr="001022CB">
        <w:rPr>
          <w:sz w:val="18"/>
          <w:szCs w:val="18"/>
        </w:rPr>
        <w:t>。</w:t>
      </w:r>
    </w:p>
    <w:p w14:paraId="35181E12" w14:textId="77777777" w:rsidR="00672A47" w:rsidRDefault="00002984" w:rsidP="003E0953">
      <w:pPr>
        <w:spacing w:line="300" w:lineRule="exact"/>
        <w:rPr>
          <w:sz w:val="18"/>
          <w:szCs w:val="18"/>
        </w:rPr>
      </w:pPr>
      <w:r>
        <w:rPr>
          <w:rFonts w:hint="eastAsia"/>
          <w:sz w:val="18"/>
          <w:szCs w:val="18"/>
        </w:rPr>
        <w:t>郭旭宏</w:t>
      </w:r>
      <w:r w:rsidR="00BF3A32" w:rsidRPr="001022CB">
        <w:rPr>
          <w:sz w:val="18"/>
          <w:szCs w:val="18"/>
        </w:rPr>
        <w:t>（</w:t>
      </w:r>
      <w:r>
        <w:rPr>
          <w:sz w:val="18"/>
          <w:szCs w:val="18"/>
        </w:rPr>
        <w:t>1989</w:t>
      </w:r>
      <w:r w:rsidR="00BF3A32">
        <w:rPr>
          <w:rFonts w:hint="eastAsia"/>
          <w:sz w:val="18"/>
          <w:szCs w:val="18"/>
        </w:rPr>
        <w:t>-</w:t>
      </w:r>
      <w:r>
        <w:rPr>
          <w:sz w:val="18"/>
          <w:szCs w:val="18"/>
        </w:rPr>
        <w:t>），</w:t>
      </w:r>
      <w:r>
        <w:rPr>
          <w:rFonts w:hint="eastAsia"/>
          <w:sz w:val="18"/>
          <w:szCs w:val="18"/>
        </w:rPr>
        <w:t>男</w:t>
      </w:r>
      <w:r>
        <w:rPr>
          <w:sz w:val="18"/>
          <w:szCs w:val="18"/>
        </w:rPr>
        <w:t>，</w:t>
      </w:r>
      <w:r>
        <w:rPr>
          <w:rFonts w:hint="eastAsia"/>
          <w:sz w:val="18"/>
          <w:szCs w:val="18"/>
        </w:rPr>
        <w:t>博士</w:t>
      </w:r>
      <w:r>
        <w:rPr>
          <w:sz w:val="18"/>
          <w:szCs w:val="18"/>
        </w:rPr>
        <w:t>，</w:t>
      </w:r>
      <w:r>
        <w:rPr>
          <w:rFonts w:hint="eastAsia"/>
          <w:sz w:val="18"/>
          <w:szCs w:val="18"/>
        </w:rPr>
        <w:t>研究生</w:t>
      </w:r>
      <w:r w:rsidR="00BF3A32" w:rsidRPr="001022CB">
        <w:rPr>
          <w:sz w:val="18"/>
          <w:szCs w:val="18"/>
        </w:rPr>
        <w:t>，主要研究方向</w:t>
      </w:r>
      <w:r w:rsidR="00BF3A32">
        <w:rPr>
          <w:rFonts w:hint="eastAsia"/>
          <w:sz w:val="18"/>
          <w:szCs w:val="18"/>
        </w:rPr>
        <w:t>：</w:t>
      </w:r>
      <w:r>
        <w:rPr>
          <w:rFonts w:hint="eastAsia"/>
          <w:sz w:val="18"/>
          <w:szCs w:val="18"/>
        </w:rPr>
        <w:t>可穿戴传感器研制</w:t>
      </w:r>
      <w:r w:rsidR="00BF3A32" w:rsidRPr="001022CB">
        <w:rPr>
          <w:sz w:val="18"/>
          <w:szCs w:val="18"/>
        </w:rPr>
        <w:t>。</w:t>
      </w:r>
      <w:bookmarkEnd w:id="8"/>
    </w:p>
    <w:p w14:paraId="1F553AEF" w14:textId="77777777" w:rsidR="00672A47" w:rsidRDefault="00672A47" w:rsidP="003E0953">
      <w:pPr>
        <w:spacing w:line="300" w:lineRule="exact"/>
        <w:rPr>
          <w:sz w:val="18"/>
          <w:szCs w:val="18"/>
        </w:rPr>
      </w:pPr>
      <w:r>
        <w:rPr>
          <w:rFonts w:hint="eastAsia"/>
          <w:sz w:val="18"/>
          <w:szCs w:val="18"/>
        </w:rPr>
        <w:t>张旭（</w:t>
      </w:r>
      <w:r>
        <w:rPr>
          <w:rFonts w:hint="eastAsia"/>
          <w:sz w:val="18"/>
          <w:szCs w:val="18"/>
        </w:rPr>
        <w:t>1983-</w:t>
      </w:r>
      <w:r>
        <w:rPr>
          <w:rFonts w:hint="eastAsia"/>
          <w:sz w:val="18"/>
          <w:szCs w:val="18"/>
        </w:rPr>
        <w:t>），男，博士，副研究员，主要研究方向：</w:t>
      </w:r>
      <w:r w:rsidRPr="00672A47">
        <w:rPr>
          <w:rFonts w:hint="eastAsia"/>
          <w:sz w:val="18"/>
          <w:szCs w:val="18"/>
        </w:rPr>
        <w:t>植入式专用集成电路与微系统、柔性触觉传感器与接口技术</w:t>
      </w:r>
      <w:r>
        <w:rPr>
          <w:rFonts w:hint="eastAsia"/>
          <w:sz w:val="18"/>
          <w:szCs w:val="18"/>
        </w:rPr>
        <w:t>。</w:t>
      </w:r>
    </w:p>
    <w:p w14:paraId="7071C6CA" w14:textId="0E253C01" w:rsidR="001A6F7C" w:rsidRDefault="00672A47" w:rsidP="003E0953">
      <w:pPr>
        <w:spacing w:line="300" w:lineRule="exact"/>
        <w:rPr>
          <w:b/>
          <w:bCs/>
          <w:sz w:val="18"/>
          <w:szCs w:val="18"/>
        </w:rPr>
      </w:pPr>
      <w:r>
        <w:rPr>
          <w:rFonts w:hint="eastAsia"/>
          <w:sz w:val="18"/>
          <w:szCs w:val="18"/>
        </w:rPr>
        <w:t>李斌（</w:t>
      </w:r>
      <w:r>
        <w:rPr>
          <w:rFonts w:hint="eastAsia"/>
          <w:sz w:val="18"/>
          <w:szCs w:val="18"/>
        </w:rPr>
        <w:t>1967-</w:t>
      </w:r>
      <w:r>
        <w:rPr>
          <w:rFonts w:hint="eastAsia"/>
          <w:sz w:val="18"/>
          <w:szCs w:val="18"/>
        </w:rPr>
        <w:t>），女，博士，教授，主要研究方向：</w:t>
      </w:r>
      <w:r w:rsidRPr="00672A47">
        <w:rPr>
          <w:rFonts w:hint="eastAsia"/>
          <w:sz w:val="18"/>
          <w:szCs w:val="18"/>
        </w:rPr>
        <w:t>集成电路设计与系统集成，半导体器</w:t>
      </w:r>
      <w:bookmarkStart w:id="10" w:name="_GoBack"/>
      <w:bookmarkEnd w:id="10"/>
      <w:r w:rsidRPr="00672A47">
        <w:rPr>
          <w:rFonts w:hint="eastAsia"/>
          <w:sz w:val="18"/>
          <w:szCs w:val="18"/>
        </w:rPr>
        <w:t>件和集成电路可靠性研究</w:t>
      </w:r>
      <w:r>
        <w:rPr>
          <w:rFonts w:hint="eastAsia"/>
          <w:sz w:val="18"/>
          <w:szCs w:val="18"/>
        </w:rPr>
        <w:t>。</w:t>
      </w:r>
      <w:r w:rsidR="00BF3A32" w:rsidRPr="001022CB">
        <w:rPr>
          <w:b/>
          <w:bCs/>
          <w:sz w:val="18"/>
          <w:szCs w:val="18"/>
        </w:rPr>
        <w:t xml:space="preserve">　</w:t>
      </w:r>
      <w:commentRangeEnd w:id="9"/>
      <w:r w:rsidR="00BC008A">
        <w:rPr>
          <w:rStyle w:val="a3"/>
        </w:rPr>
        <w:commentReference w:id="9"/>
      </w:r>
    </w:p>
    <w:sectPr w:rsidR="001A6F7C" w:rsidSect="00274492">
      <w:type w:val="continuous"/>
      <w:pgSz w:w="11906" w:h="16838"/>
      <w:pgMar w:top="1418" w:right="1021" w:bottom="1134" w:left="1021" w:header="851" w:footer="992" w:gutter="0"/>
      <w:cols w:num="2"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ZJSYY" w:date="2015-12-30T10:21:00Z" w:initials="AET">
    <w:p w14:paraId="5E54E207" w14:textId="77777777" w:rsidR="00FE60C8" w:rsidRDefault="00FE60C8">
      <w:pPr>
        <w:pStyle w:val="a4"/>
      </w:pPr>
      <w:r>
        <w:rPr>
          <w:rStyle w:val="a3"/>
        </w:rPr>
        <w:annotationRef/>
      </w:r>
      <w:r>
        <w:rPr>
          <w:rFonts w:hint="eastAsia"/>
        </w:rPr>
        <w:t>文章受到基金项目资助时标注，</w:t>
      </w:r>
      <w:proofErr w:type="gramStart"/>
      <w:r>
        <w:rPr>
          <w:rFonts w:hint="eastAsia"/>
        </w:rPr>
        <w:t>无基金</w:t>
      </w:r>
      <w:proofErr w:type="gramEnd"/>
      <w:r>
        <w:rPr>
          <w:rFonts w:hint="eastAsia"/>
        </w:rPr>
        <w:t>项目不标，并删除页脚标注。</w:t>
      </w:r>
    </w:p>
  </w:comment>
  <w:comment w:id="1" w:author="DZJSYY" w:date="2015-12-30T10:05:00Z" w:initials="AET">
    <w:p w14:paraId="79701549" w14:textId="77777777" w:rsidR="00FE60C8" w:rsidRPr="00DF62E3" w:rsidRDefault="00FE60C8">
      <w:pPr>
        <w:pStyle w:val="a4"/>
      </w:pPr>
      <w:r>
        <w:rPr>
          <w:rStyle w:val="a3"/>
        </w:rPr>
        <w:annotationRef/>
      </w:r>
      <w:r>
        <w:rPr>
          <w:rFonts w:hint="eastAsia"/>
        </w:rPr>
        <w:t>小</w:t>
      </w:r>
      <w:r>
        <w:rPr>
          <w:rFonts w:hint="eastAsia"/>
        </w:rPr>
        <w:t>5</w:t>
      </w:r>
      <w:r>
        <w:rPr>
          <w:rFonts w:hint="eastAsia"/>
        </w:rPr>
        <w:t>号宋体，居中</w:t>
      </w:r>
    </w:p>
  </w:comment>
  <w:comment w:id="2" w:author="DZJSYY" w:date="2015-12-30T10:12:00Z" w:initials="AET">
    <w:p w14:paraId="5BED7D31" w14:textId="77777777" w:rsidR="00FE60C8" w:rsidRDefault="00FE60C8">
      <w:pPr>
        <w:pStyle w:val="a4"/>
      </w:pPr>
      <w:r>
        <w:rPr>
          <w:rStyle w:val="a3"/>
        </w:rPr>
        <w:annotationRef/>
      </w:r>
      <w:r>
        <w:rPr>
          <w:rFonts w:hint="eastAsia"/>
        </w:rPr>
        <w:t>3~8</w:t>
      </w:r>
      <w:r>
        <w:rPr>
          <w:rFonts w:hint="eastAsia"/>
        </w:rPr>
        <w:t>个，楷体，</w:t>
      </w:r>
      <w:r>
        <w:rPr>
          <w:rFonts w:hint="eastAsia"/>
        </w:rPr>
        <w:t>10</w:t>
      </w:r>
      <w:r>
        <w:rPr>
          <w:rFonts w:hint="eastAsia"/>
        </w:rPr>
        <w:t>磅，单</w:t>
      </w:r>
      <w:proofErr w:type="gramStart"/>
      <w:r>
        <w:rPr>
          <w:rFonts w:hint="eastAsia"/>
        </w:rPr>
        <w:t>倍</w:t>
      </w:r>
      <w:proofErr w:type="gramEnd"/>
      <w:r>
        <w:rPr>
          <w:rFonts w:hint="eastAsia"/>
        </w:rPr>
        <w:t>行距，以分号分隔</w:t>
      </w:r>
    </w:p>
  </w:comment>
  <w:comment w:id="3" w:author="DZJSYY" w:date="2014-08-04T16:11:00Z" w:initials="AET">
    <w:p w14:paraId="40E89B64" w14:textId="77777777" w:rsidR="00FE60C8" w:rsidRDefault="00FE60C8">
      <w:pPr>
        <w:pStyle w:val="a4"/>
      </w:pPr>
      <w:r>
        <w:rPr>
          <w:rStyle w:val="a3"/>
        </w:rPr>
        <w:annotationRef/>
      </w:r>
      <w:r>
        <w:rPr>
          <w:rFonts w:hint="eastAsia"/>
        </w:rPr>
        <w:t>按《中国图书馆分类法》标注，跨学科论文两个</w:t>
      </w:r>
      <w:proofErr w:type="gramStart"/>
      <w:r>
        <w:rPr>
          <w:rFonts w:hint="eastAsia"/>
        </w:rPr>
        <w:t>分类号间以</w:t>
      </w:r>
      <w:proofErr w:type="gramEnd"/>
      <w:r>
        <w:rPr>
          <w:rFonts w:hint="eastAsia"/>
        </w:rPr>
        <w:t>分号分隔。单</w:t>
      </w:r>
      <w:proofErr w:type="gramStart"/>
      <w:r>
        <w:rPr>
          <w:rFonts w:hint="eastAsia"/>
        </w:rPr>
        <w:t>倍</w:t>
      </w:r>
      <w:proofErr w:type="gramEnd"/>
      <w:r>
        <w:rPr>
          <w:rFonts w:hint="eastAsia"/>
        </w:rPr>
        <w:t>行距，段后</w:t>
      </w:r>
      <w:r>
        <w:rPr>
          <w:rFonts w:hint="eastAsia"/>
        </w:rPr>
        <w:t>1</w:t>
      </w:r>
      <w:r>
        <w:rPr>
          <w:rFonts w:hint="eastAsia"/>
        </w:rPr>
        <w:t>行</w:t>
      </w:r>
    </w:p>
  </w:comment>
  <w:comment w:id="4" w:author="bixd" w:date="2015-12-30T10:13:00Z" w:initials="b">
    <w:p w14:paraId="369E15F5" w14:textId="77777777" w:rsidR="00FE60C8" w:rsidRDefault="00FE60C8">
      <w:pPr>
        <w:pStyle w:val="a4"/>
      </w:pPr>
      <w:r>
        <w:rPr>
          <w:rStyle w:val="a3"/>
        </w:rPr>
        <w:annotationRef/>
      </w:r>
      <w:r>
        <w:rPr>
          <w:rFonts w:hint="eastAsia"/>
        </w:rPr>
        <w:t>作者不必填写，</w:t>
      </w:r>
      <w:proofErr w:type="gramStart"/>
      <w:r>
        <w:rPr>
          <w:rFonts w:hint="eastAsia"/>
        </w:rPr>
        <w:t>留位置</w:t>
      </w:r>
      <w:proofErr w:type="gramEnd"/>
      <w:r>
        <w:rPr>
          <w:rFonts w:hint="eastAsia"/>
        </w:rPr>
        <w:t>即可。</w:t>
      </w:r>
    </w:p>
  </w:comment>
  <w:comment w:id="5" w:author="DZJSYY" w:date="2014-08-04T10:43:00Z" w:initials="AET">
    <w:p w14:paraId="69BD2E8B" w14:textId="77777777" w:rsidR="00FE60C8" w:rsidRPr="009F5BEE" w:rsidRDefault="00FE60C8">
      <w:pPr>
        <w:pStyle w:val="a4"/>
        <w:rPr>
          <w:rFonts w:ascii="宋体" w:hAnsi="宋体"/>
        </w:rPr>
      </w:pPr>
      <w:r>
        <w:rPr>
          <w:rStyle w:val="a3"/>
        </w:rPr>
        <w:annotationRef/>
      </w:r>
      <w:r>
        <w:rPr>
          <w:rFonts w:ascii="宋体" w:hAnsi="宋体" w:hint="eastAsia"/>
          <w:sz w:val="18"/>
          <w:szCs w:val="18"/>
        </w:rPr>
        <w:t>需写明</w:t>
      </w:r>
      <w:proofErr w:type="gramStart"/>
      <w:r>
        <w:rPr>
          <w:rFonts w:ascii="宋体" w:hAnsi="宋体" w:hint="eastAsia"/>
          <w:sz w:val="18"/>
          <w:szCs w:val="18"/>
        </w:rPr>
        <w:t>完整单位</w:t>
      </w:r>
      <w:proofErr w:type="gramEnd"/>
      <w:r>
        <w:rPr>
          <w:rFonts w:ascii="宋体" w:hAnsi="宋体" w:hint="eastAsia"/>
          <w:sz w:val="18"/>
          <w:szCs w:val="18"/>
        </w:rPr>
        <w:t>名称，不要</w:t>
      </w:r>
      <w:r w:rsidRPr="009F5BEE">
        <w:rPr>
          <w:rFonts w:ascii="宋体" w:hAnsi="宋体" w:hint="eastAsia"/>
          <w:sz w:val="18"/>
          <w:szCs w:val="18"/>
        </w:rPr>
        <w:t>简写或缩写。（</w:t>
      </w:r>
      <w:r>
        <w:rPr>
          <w:rFonts w:ascii="宋体" w:hAnsi="宋体" w:hint="eastAsia"/>
          <w:sz w:val="18"/>
          <w:szCs w:val="18"/>
        </w:rPr>
        <w:t>小5</w:t>
      </w:r>
      <w:r w:rsidRPr="009F5BEE">
        <w:rPr>
          <w:rFonts w:ascii="宋体" w:hAnsi="宋体" w:hint="eastAsia"/>
          <w:sz w:val="18"/>
          <w:szCs w:val="18"/>
        </w:rPr>
        <w:t>号，单</w:t>
      </w:r>
      <w:proofErr w:type="gramStart"/>
      <w:r w:rsidRPr="009F5BEE">
        <w:rPr>
          <w:rFonts w:ascii="宋体" w:hAnsi="宋体" w:hint="eastAsia"/>
          <w:sz w:val="18"/>
          <w:szCs w:val="18"/>
        </w:rPr>
        <w:t>倍</w:t>
      </w:r>
      <w:proofErr w:type="gramEnd"/>
      <w:r w:rsidRPr="009F5BEE">
        <w:rPr>
          <w:rFonts w:ascii="宋体" w:hAnsi="宋体" w:hint="eastAsia"/>
          <w:sz w:val="18"/>
          <w:szCs w:val="18"/>
        </w:rPr>
        <w:t>行距，居中）</w:t>
      </w:r>
    </w:p>
  </w:comment>
  <w:comment w:id="7" w:author="DZJSYY" w:date="2014-08-01T13:59:00Z" w:initials="AET">
    <w:p w14:paraId="7E278C39" w14:textId="77777777" w:rsidR="00FE60C8" w:rsidRDefault="00FE60C8">
      <w:pPr>
        <w:pStyle w:val="a4"/>
      </w:pPr>
      <w:r>
        <w:rPr>
          <w:rStyle w:val="a3"/>
        </w:rPr>
        <w:annotationRef/>
      </w:r>
      <w:r>
        <w:rPr>
          <w:rFonts w:hint="eastAsia"/>
        </w:rPr>
        <w:t>如需标注通信作者，在相应作者性别前注明“通信作者”，并在主要研究方向后添加</w:t>
      </w:r>
      <w:r>
        <w:rPr>
          <w:rFonts w:hint="eastAsia"/>
        </w:rPr>
        <w:t>e-mail</w:t>
      </w:r>
      <w:r>
        <w:rPr>
          <w:rFonts w:hint="eastAsia"/>
        </w:rPr>
        <w:t>。</w:t>
      </w:r>
    </w:p>
  </w:comment>
  <w:comment w:id="9" w:author="DZJSYY" w:date="2014-08-04T11:29:00Z" w:initials="AET">
    <w:p w14:paraId="4E3B7033" w14:textId="77777777" w:rsidR="00FE60C8" w:rsidRDefault="00FE60C8">
      <w:pPr>
        <w:pStyle w:val="a4"/>
      </w:pPr>
      <w:r>
        <w:rPr>
          <w:rStyle w:val="a3"/>
        </w:rPr>
        <w:annotationRef/>
      </w:r>
      <w:r>
        <w:rPr>
          <w:rFonts w:hint="eastAsia"/>
        </w:rPr>
        <w:t>小</w:t>
      </w:r>
      <w:r>
        <w:rPr>
          <w:rFonts w:hint="eastAsia"/>
        </w:rPr>
        <w:t>5</w:t>
      </w:r>
      <w:r>
        <w:rPr>
          <w:rFonts w:hint="eastAsia"/>
        </w:rPr>
        <w:t>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54E207" w15:done="0"/>
  <w15:commentEx w15:paraId="79701549" w15:done="0"/>
  <w15:commentEx w15:paraId="5BED7D31" w15:done="0"/>
  <w15:commentEx w15:paraId="40E89B64" w15:done="0"/>
  <w15:commentEx w15:paraId="369E15F5" w15:done="0"/>
  <w15:commentEx w15:paraId="69BD2E8B" w15:done="0"/>
  <w15:commentEx w15:paraId="7E278C39" w15:done="0"/>
  <w15:commentEx w15:paraId="4E3B703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E075A8" w14:textId="77777777" w:rsidR="00B02126" w:rsidRDefault="00B02126">
      <w:r>
        <w:separator/>
      </w:r>
    </w:p>
  </w:endnote>
  <w:endnote w:type="continuationSeparator" w:id="0">
    <w:p w14:paraId="4385E0FA" w14:textId="77777777" w:rsidR="00B02126" w:rsidRDefault="00B02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华文宋体">
    <w:panose1 w:val="02010600040101010101"/>
    <w:charset w:val="86"/>
    <w:family w:val="auto"/>
    <w:pitch w:val="variable"/>
    <w:sig w:usb0="00000287" w:usb1="080F0000" w:usb2="00000010" w:usb3="00000000" w:csb0="0004009F" w:csb1="00000000"/>
  </w:font>
  <w:font w:name="WjrfxpAdvPSMP13">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E859A" w14:textId="77777777" w:rsidR="00FE60C8" w:rsidRPr="0079021F" w:rsidRDefault="00FE60C8" w:rsidP="00274492">
    <w:pPr>
      <w:pStyle w:val="a8"/>
      <w:rPr>
        <w:rFonts w:ascii="黑体" w:eastAsia="黑体"/>
        <w:strike/>
        <w:sz w:val="15"/>
        <w:szCs w:val="15"/>
      </w:rPr>
    </w:pPr>
    <w:r>
      <w:rPr>
        <w:rFonts w:ascii="黑体" w:eastAsia="黑体" w:hint="eastAsia"/>
        <w:strike/>
        <w:sz w:val="15"/>
        <w:szCs w:val="15"/>
      </w:rPr>
      <w:t xml:space="preserve">                             </w:t>
    </w:r>
  </w:p>
  <w:p w14:paraId="172AAC5C" w14:textId="7D7C3014" w:rsidR="00FE60C8" w:rsidRDefault="00FE60C8" w:rsidP="00274492">
    <w:pPr>
      <w:pStyle w:val="a8"/>
    </w:pPr>
    <w:r>
      <w:rPr>
        <w:rFonts w:ascii="黑体" w:eastAsia="黑体" w:hint="eastAsia"/>
        <w:sz w:val="15"/>
        <w:szCs w:val="15"/>
      </w:rPr>
      <w:t>*</w:t>
    </w:r>
    <w:r w:rsidRPr="00AA47C2">
      <w:rPr>
        <w:rFonts w:ascii="黑体" w:eastAsia="黑体" w:hint="eastAsia"/>
        <w:sz w:val="15"/>
        <w:szCs w:val="15"/>
      </w:rPr>
      <w:t>基金项目：</w:t>
    </w:r>
    <w:r w:rsidRPr="00AA47C2">
      <w:rPr>
        <w:rFonts w:hint="eastAsia"/>
        <w:sz w:val="15"/>
        <w:szCs w:val="15"/>
      </w:rPr>
      <w:t>国家自然科学基金（</w:t>
    </w:r>
    <w:r w:rsidR="00EF67D5" w:rsidRPr="00EF67D5">
      <w:rPr>
        <w:sz w:val="15"/>
        <w:szCs w:val="15"/>
      </w:rPr>
      <w:t>61372060</w:t>
    </w:r>
    <w:r w:rsidRPr="00AA47C2">
      <w:rPr>
        <w:rFonts w:hint="eastAsia"/>
        <w:sz w:val="15"/>
        <w:szCs w:val="15"/>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834DFA" w14:textId="77777777" w:rsidR="00B02126" w:rsidRDefault="00B02126">
      <w:r>
        <w:separator/>
      </w:r>
    </w:p>
  </w:footnote>
  <w:footnote w:type="continuationSeparator" w:id="0">
    <w:p w14:paraId="598A4183" w14:textId="77777777" w:rsidR="00B02126" w:rsidRDefault="00B021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C4B8E"/>
    <w:multiLevelType w:val="multilevel"/>
    <w:tmpl w:val="65BAFF52"/>
    <w:lvl w:ilvl="0">
      <w:start w:val="1"/>
      <w:numFmt w:val="decimal"/>
      <w:lvlText w:val="%1"/>
      <w:lvlJc w:val="left"/>
      <w:pPr>
        <w:ind w:left="480" w:hanging="480"/>
      </w:pPr>
      <w:rPr>
        <w:rFonts w:ascii="Times New Roman" w:eastAsia="宋体" w:hint="default"/>
      </w:rPr>
    </w:lvl>
    <w:lvl w:ilvl="1">
      <w:start w:val="1"/>
      <w:numFmt w:val="decimal"/>
      <w:lvlText w:val="%1.%2"/>
      <w:lvlJc w:val="left"/>
      <w:pPr>
        <w:ind w:left="480" w:hanging="48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720" w:hanging="72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080" w:hanging="108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440" w:hanging="1440"/>
      </w:pPr>
      <w:rPr>
        <w:rFonts w:ascii="Times New Roman" w:eastAsia="宋体" w:hint="default"/>
      </w:rPr>
    </w:lvl>
  </w:abstractNum>
  <w:abstractNum w:abstractNumId="1">
    <w:nsid w:val="32B91067"/>
    <w:multiLevelType w:val="hybridMultilevel"/>
    <w:tmpl w:val="339C6192"/>
    <w:lvl w:ilvl="0" w:tplc="A6E416E8">
      <w:start w:val="1"/>
      <w:numFmt w:val="lowerLetter"/>
      <w:lvlText w:val="(%1)"/>
      <w:lvlJc w:val="left"/>
      <w:pPr>
        <w:tabs>
          <w:tab w:val="num" w:pos="360"/>
        </w:tabs>
        <w:ind w:left="360" w:hanging="360"/>
      </w:pPr>
      <w:rPr>
        <w:rFonts w:hint="default"/>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5A8C0162"/>
    <w:multiLevelType w:val="hybridMultilevel"/>
    <w:tmpl w:val="88C8E386"/>
    <w:lvl w:ilvl="0" w:tplc="8D8A51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9DF2F3C"/>
    <w:multiLevelType w:val="hybridMultilevel"/>
    <w:tmpl w:val="E35E2802"/>
    <w:lvl w:ilvl="0" w:tplc="7C7C03D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7B3C0AB0"/>
    <w:multiLevelType w:val="hybridMultilevel"/>
    <w:tmpl w:val="C7882E7E"/>
    <w:lvl w:ilvl="0" w:tplc="46DCE46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ccecff,#6cf,#69f,#39f,#9cf,#99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80B"/>
    <w:rsid w:val="00000952"/>
    <w:rsid w:val="00002984"/>
    <w:rsid w:val="00002B56"/>
    <w:rsid w:val="00010629"/>
    <w:rsid w:val="0001527C"/>
    <w:rsid w:val="00022EE4"/>
    <w:rsid w:val="0003047B"/>
    <w:rsid w:val="00031BFE"/>
    <w:rsid w:val="00032093"/>
    <w:rsid w:val="00036041"/>
    <w:rsid w:val="00036BC0"/>
    <w:rsid w:val="00040625"/>
    <w:rsid w:val="000421D0"/>
    <w:rsid w:val="00042784"/>
    <w:rsid w:val="00047A16"/>
    <w:rsid w:val="00050C04"/>
    <w:rsid w:val="00070BD9"/>
    <w:rsid w:val="0007372F"/>
    <w:rsid w:val="00075684"/>
    <w:rsid w:val="0007705C"/>
    <w:rsid w:val="00086CE4"/>
    <w:rsid w:val="00090E95"/>
    <w:rsid w:val="0009501F"/>
    <w:rsid w:val="000A032A"/>
    <w:rsid w:val="000A3561"/>
    <w:rsid w:val="000A48BD"/>
    <w:rsid w:val="000A7005"/>
    <w:rsid w:val="000B030D"/>
    <w:rsid w:val="000B54F7"/>
    <w:rsid w:val="000C3345"/>
    <w:rsid w:val="000D31B2"/>
    <w:rsid w:val="000E0CF3"/>
    <w:rsid w:val="000E1B34"/>
    <w:rsid w:val="000E24BB"/>
    <w:rsid w:val="000E544B"/>
    <w:rsid w:val="000E58E1"/>
    <w:rsid w:val="000F13CB"/>
    <w:rsid w:val="000F445A"/>
    <w:rsid w:val="000F6FBE"/>
    <w:rsid w:val="000F7A81"/>
    <w:rsid w:val="000F7D13"/>
    <w:rsid w:val="00101E30"/>
    <w:rsid w:val="00102175"/>
    <w:rsid w:val="001022CB"/>
    <w:rsid w:val="00102B0E"/>
    <w:rsid w:val="00105399"/>
    <w:rsid w:val="00106CD6"/>
    <w:rsid w:val="0011262B"/>
    <w:rsid w:val="00114FCA"/>
    <w:rsid w:val="001163CF"/>
    <w:rsid w:val="0012126E"/>
    <w:rsid w:val="00123150"/>
    <w:rsid w:val="001235D3"/>
    <w:rsid w:val="00123962"/>
    <w:rsid w:val="001261F5"/>
    <w:rsid w:val="00126648"/>
    <w:rsid w:val="00132404"/>
    <w:rsid w:val="001403EF"/>
    <w:rsid w:val="0014072B"/>
    <w:rsid w:val="001415AE"/>
    <w:rsid w:val="00143DF0"/>
    <w:rsid w:val="001444DA"/>
    <w:rsid w:val="00145E1E"/>
    <w:rsid w:val="00150267"/>
    <w:rsid w:val="00150F82"/>
    <w:rsid w:val="0015477C"/>
    <w:rsid w:val="001557C2"/>
    <w:rsid w:val="001564C1"/>
    <w:rsid w:val="001660DC"/>
    <w:rsid w:val="00171469"/>
    <w:rsid w:val="00176523"/>
    <w:rsid w:val="00177F57"/>
    <w:rsid w:val="00180BD7"/>
    <w:rsid w:val="00183394"/>
    <w:rsid w:val="0019224F"/>
    <w:rsid w:val="0019712B"/>
    <w:rsid w:val="001A41D0"/>
    <w:rsid w:val="001A6F7C"/>
    <w:rsid w:val="001C39B4"/>
    <w:rsid w:val="001C426A"/>
    <w:rsid w:val="001C6E8A"/>
    <w:rsid w:val="001D772A"/>
    <w:rsid w:val="001E20A1"/>
    <w:rsid w:val="001E4016"/>
    <w:rsid w:val="001E6B73"/>
    <w:rsid w:val="001F02EE"/>
    <w:rsid w:val="001F309A"/>
    <w:rsid w:val="001F4076"/>
    <w:rsid w:val="001F4A07"/>
    <w:rsid w:val="001F7095"/>
    <w:rsid w:val="00201BFE"/>
    <w:rsid w:val="00203281"/>
    <w:rsid w:val="002051DC"/>
    <w:rsid w:val="002173C5"/>
    <w:rsid w:val="00222072"/>
    <w:rsid w:val="002253BD"/>
    <w:rsid w:val="002253F1"/>
    <w:rsid w:val="0022741C"/>
    <w:rsid w:val="002278AA"/>
    <w:rsid w:val="002306D5"/>
    <w:rsid w:val="00234903"/>
    <w:rsid w:val="00234938"/>
    <w:rsid w:val="00234EF4"/>
    <w:rsid w:val="00235216"/>
    <w:rsid w:val="00241492"/>
    <w:rsid w:val="002430FF"/>
    <w:rsid w:val="00243FF5"/>
    <w:rsid w:val="00247D5F"/>
    <w:rsid w:val="002506F6"/>
    <w:rsid w:val="00250B90"/>
    <w:rsid w:val="00256091"/>
    <w:rsid w:val="00256479"/>
    <w:rsid w:val="00261B69"/>
    <w:rsid w:val="002650FE"/>
    <w:rsid w:val="0027077A"/>
    <w:rsid w:val="00274492"/>
    <w:rsid w:val="00277649"/>
    <w:rsid w:val="00277F5A"/>
    <w:rsid w:val="0028081E"/>
    <w:rsid w:val="00280B83"/>
    <w:rsid w:val="00287749"/>
    <w:rsid w:val="002A6DF7"/>
    <w:rsid w:val="002B324C"/>
    <w:rsid w:val="002B7B69"/>
    <w:rsid w:val="002C0BA0"/>
    <w:rsid w:val="002C0C8D"/>
    <w:rsid w:val="002C488A"/>
    <w:rsid w:val="002C5D13"/>
    <w:rsid w:val="002C6255"/>
    <w:rsid w:val="002C6680"/>
    <w:rsid w:val="002D21E9"/>
    <w:rsid w:val="002D2608"/>
    <w:rsid w:val="002D381E"/>
    <w:rsid w:val="002D4ECA"/>
    <w:rsid w:val="002F716F"/>
    <w:rsid w:val="002F7F3A"/>
    <w:rsid w:val="00307513"/>
    <w:rsid w:val="003079D2"/>
    <w:rsid w:val="003116C8"/>
    <w:rsid w:val="003218DB"/>
    <w:rsid w:val="003223C2"/>
    <w:rsid w:val="0032633D"/>
    <w:rsid w:val="00332272"/>
    <w:rsid w:val="003329CE"/>
    <w:rsid w:val="003407C7"/>
    <w:rsid w:val="00341CA3"/>
    <w:rsid w:val="00343126"/>
    <w:rsid w:val="00351151"/>
    <w:rsid w:val="00353D6C"/>
    <w:rsid w:val="0036146C"/>
    <w:rsid w:val="00365359"/>
    <w:rsid w:val="00373270"/>
    <w:rsid w:val="00377CD9"/>
    <w:rsid w:val="00383C5A"/>
    <w:rsid w:val="00392C3F"/>
    <w:rsid w:val="0039718C"/>
    <w:rsid w:val="003A27D1"/>
    <w:rsid w:val="003A2A1C"/>
    <w:rsid w:val="003A6322"/>
    <w:rsid w:val="003A7363"/>
    <w:rsid w:val="003C24AB"/>
    <w:rsid w:val="003D1E5D"/>
    <w:rsid w:val="003D6520"/>
    <w:rsid w:val="003D6B0C"/>
    <w:rsid w:val="003E0953"/>
    <w:rsid w:val="003E2E83"/>
    <w:rsid w:val="003E72AE"/>
    <w:rsid w:val="003F0BA0"/>
    <w:rsid w:val="003F3AD4"/>
    <w:rsid w:val="003F46BD"/>
    <w:rsid w:val="003F7B19"/>
    <w:rsid w:val="0040434E"/>
    <w:rsid w:val="0040591B"/>
    <w:rsid w:val="00425EE5"/>
    <w:rsid w:val="004408D3"/>
    <w:rsid w:val="00450E94"/>
    <w:rsid w:val="00460793"/>
    <w:rsid w:val="0046289A"/>
    <w:rsid w:val="00464A06"/>
    <w:rsid w:val="00471B64"/>
    <w:rsid w:val="00477558"/>
    <w:rsid w:val="00483AAE"/>
    <w:rsid w:val="00485475"/>
    <w:rsid w:val="004934D5"/>
    <w:rsid w:val="004959D4"/>
    <w:rsid w:val="004A6394"/>
    <w:rsid w:val="004B11C1"/>
    <w:rsid w:val="004B2BFB"/>
    <w:rsid w:val="004B526F"/>
    <w:rsid w:val="004B528D"/>
    <w:rsid w:val="004C042E"/>
    <w:rsid w:val="004C7E65"/>
    <w:rsid w:val="004D0A38"/>
    <w:rsid w:val="004D163A"/>
    <w:rsid w:val="004D34F0"/>
    <w:rsid w:val="004E4608"/>
    <w:rsid w:val="004F1850"/>
    <w:rsid w:val="004F208C"/>
    <w:rsid w:val="004F4C27"/>
    <w:rsid w:val="004F7856"/>
    <w:rsid w:val="00504B11"/>
    <w:rsid w:val="00510888"/>
    <w:rsid w:val="00514EED"/>
    <w:rsid w:val="00515FC6"/>
    <w:rsid w:val="005202DC"/>
    <w:rsid w:val="005203BE"/>
    <w:rsid w:val="0052065B"/>
    <w:rsid w:val="00523AD1"/>
    <w:rsid w:val="00526D63"/>
    <w:rsid w:val="005505E0"/>
    <w:rsid w:val="005522CB"/>
    <w:rsid w:val="00552E7F"/>
    <w:rsid w:val="005610A4"/>
    <w:rsid w:val="00566ABE"/>
    <w:rsid w:val="005678D1"/>
    <w:rsid w:val="00571C80"/>
    <w:rsid w:val="00573374"/>
    <w:rsid w:val="005734CA"/>
    <w:rsid w:val="00574EB8"/>
    <w:rsid w:val="00576753"/>
    <w:rsid w:val="00582E2D"/>
    <w:rsid w:val="0058620A"/>
    <w:rsid w:val="00586760"/>
    <w:rsid w:val="00586E28"/>
    <w:rsid w:val="0059326E"/>
    <w:rsid w:val="00597AC7"/>
    <w:rsid w:val="005A0776"/>
    <w:rsid w:val="005A2EFB"/>
    <w:rsid w:val="005A4E17"/>
    <w:rsid w:val="005A6643"/>
    <w:rsid w:val="005B1D3E"/>
    <w:rsid w:val="005B4E4F"/>
    <w:rsid w:val="005B6C37"/>
    <w:rsid w:val="005C1582"/>
    <w:rsid w:val="005C6FD9"/>
    <w:rsid w:val="005C7A48"/>
    <w:rsid w:val="005D303E"/>
    <w:rsid w:val="005D4AF6"/>
    <w:rsid w:val="005D570E"/>
    <w:rsid w:val="005D5E31"/>
    <w:rsid w:val="005D7777"/>
    <w:rsid w:val="005E60BC"/>
    <w:rsid w:val="005E70B7"/>
    <w:rsid w:val="005F4D6D"/>
    <w:rsid w:val="00603D41"/>
    <w:rsid w:val="00607F19"/>
    <w:rsid w:val="00610052"/>
    <w:rsid w:val="0061257E"/>
    <w:rsid w:val="00616818"/>
    <w:rsid w:val="00622500"/>
    <w:rsid w:val="0064757C"/>
    <w:rsid w:val="0065089A"/>
    <w:rsid w:val="00657DE0"/>
    <w:rsid w:val="00660744"/>
    <w:rsid w:val="006648AB"/>
    <w:rsid w:val="00664ED6"/>
    <w:rsid w:val="00667B99"/>
    <w:rsid w:val="00667C7F"/>
    <w:rsid w:val="00670AEC"/>
    <w:rsid w:val="00672A47"/>
    <w:rsid w:val="00682889"/>
    <w:rsid w:val="00685D5F"/>
    <w:rsid w:val="00690C9F"/>
    <w:rsid w:val="00692D0F"/>
    <w:rsid w:val="006A04A6"/>
    <w:rsid w:val="006A2E60"/>
    <w:rsid w:val="006A4B6C"/>
    <w:rsid w:val="006A66B3"/>
    <w:rsid w:val="006B536A"/>
    <w:rsid w:val="006B5590"/>
    <w:rsid w:val="006B7CD2"/>
    <w:rsid w:val="006D0249"/>
    <w:rsid w:val="006D1357"/>
    <w:rsid w:val="006D26F6"/>
    <w:rsid w:val="006D5F85"/>
    <w:rsid w:val="006E25F4"/>
    <w:rsid w:val="006E3E7B"/>
    <w:rsid w:val="006F410F"/>
    <w:rsid w:val="0070418D"/>
    <w:rsid w:val="00704F3C"/>
    <w:rsid w:val="00717006"/>
    <w:rsid w:val="00721147"/>
    <w:rsid w:val="00725CBE"/>
    <w:rsid w:val="00726480"/>
    <w:rsid w:val="007355BF"/>
    <w:rsid w:val="00744E83"/>
    <w:rsid w:val="00747925"/>
    <w:rsid w:val="007538BF"/>
    <w:rsid w:val="00760220"/>
    <w:rsid w:val="007648EA"/>
    <w:rsid w:val="007719F1"/>
    <w:rsid w:val="00772C97"/>
    <w:rsid w:val="0077444D"/>
    <w:rsid w:val="00775D67"/>
    <w:rsid w:val="00780CA9"/>
    <w:rsid w:val="007832E3"/>
    <w:rsid w:val="0078544A"/>
    <w:rsid w:val="00785E3D"/>
    <w:rsid w:val="0079021F"/>
    <w:rsid w:val="0079452A"/>
    <w:rsid w:val="00795F6B"/>
    <w:rsid w:val="00796607"/>
    <w:rsid w:val="00797F4E"/>
    <w:rsid w:val="007A2ECC"/>
    <w:rsid w:val="007A78CD"/>
    <w:rsid w:val="007B361B"/>
    <w:rsid w:val="007B5125"/>
    <w:rsid w:val="007C1299"/>
    <w:rsid w:val="007C17A3"/>
    <w:rsid w:val="007C2B35"/>
    <w:rsid w:val="007C6A8B"/>
    <w:rsid w:val="007C6FEC"/>
    <w:rsid w:val="007C7CE6"/>
    <w:rsid w:val="007E00DE"/>
    <w:rsid w:val="007E0B3A"/>
    <w:rsid w:val="007E3AB6"/>
    <w:rsid w:val="007E5360"/>
    <w:rsid w:val="007F4447"/>
    <w:rsid w:val="007F5C78"/>
    <w:rsid w:val="008040FE"/>
    <w:rsid w:val="00813924"/>
    <w:rsid w:val="008151A2"/>
    <w:rsid w:val="00823079"/>
    <w:rsid w:val="0082625E"/>
    <w:rsid w:val="00830BD2"/>
    <w:rsid w:val="008370EF"/>
    <w:rsid w:val="0084609E"/>
    <w:rsid w:val="0085161C"/>
    <w:rsid w:val="0085347A"/>
    <w:rsid w:val="008553CE"/>
    <w:rsid w:val="00857C4B"/>
    <w:rsid w:val="008624CC"/>
    <w:rsid w:val="008637A8"/>
    <w:rsid w:val="008805D3"/>
    <w:rsid w:val="00883933"/>
    <w:rsid w:val="0088463E"/>
    <w:rsid w:val="008923BF"/>
    <w:rsid w:val="00892F73"/>
    <w:rsid w:val="008944B0"/>
    <w:rsid w:val="00894E2D"/>
    <w:rsid w:val="008A0792"/>
    <w:rsid w:val="008A2F47"/>
    <w:rsid w:val="008B12FE"/>
    <w:rsid w:val="008B4F36"/>
    <w:rsid w:val="008B6530"/>
    <w:rsid w:val="008B70D7"/>
    <w:rsid w:val="008C25F8"/>
    <w:rsid w:val="008C272B"/>
    <w:rsid w:val="008D02CF"/>
    <w:rsid w:val="008D1FB7"/>
    <w:rsid w:val="008D77A7"/>
    <w:rsid w:val="008D7872"/>
    <w:rsid w:val="008D7F66"/>
    <w:rsid w:val="008E289E"/>
    <w:rsid w:val="008E413A"/>
    <w:rsid w:val="008F4887"/>
    <w:rsid w:val="008F66EE"/>
    <w:rsid w:val="0091044C"/>
    <w:rsid w:val="00913EFC"/>
    <w:rsid w:val="009143BD"/>
    <w:rsid w:val="009145C2"/>
    <w:rsid w:val="00915590"/>
    <w:rsid w:val="009168F8"/>
    <w:rsid w:val="0092565E"/>
    <w:rsid w:val="0092680B"/>
    <w:rsid w:val="00935C7C"/>
    <w:rsid w:val="00937E4A"/>
    <w:rsid w:val="009436FE"/>
    <w:rsid w:val="009461C1"/>
    <w:rsid w:val="0095180B"/>
    <w:rsid w:val="00953D8A"/>
    <w:rsid w:val="00955B88"/>
    <w:rsid w:val="009563D8"/>
    <w:rsid w:val="00957E56"/>
    <w:rsid w:val="00961C82"/>
    <w:rsid w:val="0096597B"/>
    <w:rsid w:val="00970452"/>
    <w:rsid w:val="00980313"/>
    <w:rsid w:val="009818CF"/>
    <w:rsid w:val="00982526"/>
    <w:rsid w:val="00982717"/>
    <w:rsid w:val="00987138"/>
    <w:rsid w:val="00991277"/>
    <w:rsid w:val="009962BC"/>
    <w:rsid w:val="009A638D"/>
    <w:rsid w:val="009A6CC3"/>
    <w:rsid w:val="009B09B0"/>
    <w:rsid w:val="009B71E8"/>
    <w:rsid w:val="009C4AF3"/>
    <w:rsid w:val="009C5B22"/>
    <w:rsid w:val="009C6370"/>
    <w:rsid w:val="009C70EC"/>
    <w:rsid w:val="009C7540"/>
    <w:rsid w:val="009D09DC"/>
    <w:rsid w:val="009D2FEF"/>
    <w:rsid w:val="009D703D"/>
    <w:rsid w:val="009E3D7F"/>
    <w:rsid w:val="009E6A1B"/>
    <w:rsid w:val="009F0143"/>
    <w:rsid w:val="009F5BEE"/>
    <w:rsid w:val="009F673A"/>
    <w:rsid w:val="00A01F35"/>
    <w:rsid w:val="00A06946"/>
    <w:rsid w:val="00A06E34"/>
    <w:rsid w:val="00A075BA"/>
    <w:rsid w:val="00A077CB"/>
    <w:rsid w:val="00A13E88"/>
    <w:rsid w:val="00A17E50"/>
    <w:rsid w:val="00A21C22"/>
    <w:rsid w:val="00A23DED"/>
    <w:rsid w:val="00A27376"/>
    <w:rsid w:val="00A34358"/>
    <w:rsid w:val="00A3488E"/>
    <w:rsid w:val="00A41694"/>
    <w:rsid w:val="00A47931"/>
    <w:rsid w:val="00A52866"/>
    <w:rsid w:val="00A52DF6"/>
    <w:rsid w:val="00A532CB"/>
    <w:rsid w:val="00A653C8"/>
    <w:rsid w:val="00A66FE8"/>
    <w:rsid w:val="00A71F92"/>
    <w:rsid w:val="00A8226C"/>
    <w:rsid w:val="00A836A0"/>
    <w:rsid w:val="00A961C9"/>
    <w:rsid w:val="00A96CCE"/>
    <w:rsid w:val="00AA0A00"/>
    <w:rsid w:val="00AA43D6"/>
    <w:rsid w:val="00AA47C2"/>
    <w:rsid w:val="00AA7FF7"/>
    <w:rsid w:val="00AB1D80"/>
    <w:rsid w:val="00AB27AB"/>
    <w:rsid w:val="00AB735C"/>
    <w:rsid w:val="00AC5C29"/>
    <w:rsid w:val="00AC68CD"/>
    <w:rsid w:val="00AC6D79"/>
    <w:rsid w:val="00AD43FF"/>
    <w:rsid w:val="00AD643C"/>
    <w:rsid w:val="00AE1B1E"/>
    <w:rsid w:val="00AE3697"/>
    <w:rsid w:val="00AE4A4F"/>
    <w:rsid w:val="00AE4A9E"/>
    <w:rsid w:val="00AE6D53"/>
    <w:rsid w:val="00AF1A60"/>
    <w:rsid w:val="00AF7360"/>
    <w:rsid w:val="00B02126"/>
    <w:rsid w:val="00B026A6"/>
    <w:rsid w:val="00B05294"/>
    <w:rsid w:val="00B11C66"/>
    <w:rsid w:val="00B171C6"/>
    <w:rsid w:val="00B1731E"/>
    <w:rsid w:val="00B173E9"/>
    <w:rsid w:val="00B205B8"/>
    <w:rsid w:val="00B22A5B"/>
    <w:rsid w:val="00B26522"/>
    <w:rsid w:val="00B40496"/>
    <w:rsid w:val="00B432E8"/>
    <w:rsid w:val="00B43B59"/>
    <w:rsid w:val="00B46816"/>
    <w:rsid w:val="00B51C17"/>
    <w:rsid w:val="00B560AB"/>
    <w:rsid w:val="00B64B70"/>
    <w:rsid w:val="00B71100"/>
    <w:rsid w:val="00B719EC"/>
    <w:rsid w:val="00B721F8"/>
    <w:rsid w:val="00B767A4"/>
    <w:rsid w:val="00B813A2"/>
    <w:rsid w:val="00B82E1E"/>
    <w:rsid w:val="00B839C3"/>
    <w:rsid w:val="00B843A2"/>
    <w:rsid w:val="00B85547"/>
    <w:rsid w:val="00B92A3C"/>
    <w:rsid w:val="00B94733"/>
    <w:rsid w:val="00B965E6"/>
    <w:rsid w:val="00B96926"/>
    <w:rsid w:val="00BA1091"/>
    <w:rsid w:val="00BA52CE"/>
    <w:rsid w:val="00BA6399"/>
    <w:rsid w:val="00BB0E8A"/>
    <w:rsid w:val="00BB2F4F"/>
    <w:rsid w:val="00BC008A"/>
    <w:rsid w:val="00BC101D"/>
    <w:rsid w:val="00BC2A2D"/>
    <w:rsid w:val="00BD008E"/>
    <w:rsid w:val="00BD0DB3"/>
    <w:rsid w:val="00BD658A"/>
    <w:rsid w:val="00BE4909"/>
    <w:rsid w:val="00BF3A32"/>
    <w:rsid w:val="00BF52C8"/>
    <w:rsid w:val="00BF5832"/>
    <w:rsid w:val="00C0743F"/>
    <w:rsid w:val="00C10CEB"/>
    <w:rsid w:val="00C10D5F"/>
    <w:rsid w:val="00C1785A"/>
    <w:rsid w:val="00C20209"/>
    <w:rsid w:val="00C20D1D"/>
    <w:rsid w:val="00C22675"/>
    <w:rsid w:val="00C22A54"/>
    <w:rsid w:val="00C23EEA"/>
    <w:rsid w:val="00C26792"/>
    <w:rsid w:val="00C3457E"/>
    <w:rsid w:val="00C3765C"/>
    <w:rsid w:val="00C47A0B"/>
    <w:rsid w:val="00C511AA"/>
    <w:rsid w:val="00C527A8"/>
    <w:rsid w:val="00C52E70"/>
    <w:rsid w:val="00C54B84"/>
    <w:rsid w:val="00C66840"/>
    <w:rsid w:val="00C7390C"/>
    <w:rsid w:val="00C73FC9"/>
    <w:rsid w:val="00C9289F"/>
    <w:rsid w:val="00CA60B6"/>
    <w:rsid w:val="00CB0894"/>
    <w:rsid w:val="00CB1F40"/>
    <w:rsid w:val="00CC1C29"/>
    <w:rsid w:val="00CC606E"/>
    <w:rsid w:val="00CC7272"/>
    <w:rsid w:val="00CD1B52"/>
    <w:rsid w:val="00CD40E7"/>
    <w:rsid w:val="00CD532E"/>
    <w:rsid w:val="00CD5655"/>
    <w:rsid w:val="00CE78F0"/>
    <w:rsid w:val="00CF43BC"/>
    <w:rsid w:val="00CF627A"/>
    <w:rsid w:val="00CF74A3"/>
    <w:rsid w:val="00D01D86"/>
    <w:rsid w:val="00D02FFB"/>
    <w:rsid w:val="00D1181C"/>
    <w:rsid w:val="00D118DC"/>
    <w:rsid w:val="00D1219D"/>
    <w:rsid w:val="00D14F5B"/>
    <w:rsid w:val="00D158AA"/>
    <w:rsid w:val="00D171A0"/>
    <w:rsid w:val="00D2128A"/>
    <w:rsid w:val="00D225CE"/>
    <w:rsid w:val="00D32A72"/>
    <w:rsid w:val="00D35269"/>
    <w:rsid w:val="00D40A93"/>
    <w:rsid w:val="00D41D3F"/>
    <w:rsid w:val="00D4249B"/>
    <w:rsid w:val="00D455DA"/>
    <w:rsid w:val="00D464E3"/>
    <w:rsid w:val="00D468C7"/>
    <w:rsid w:val="00D4733A"/>
    <w:rsid w:val="00D645E1"/>
    <w:rsid w:val="00D746BE"/>
    <w:rsid w:val="00D82AB6"/>
    <w:rsid w:val="00D82F59"/>
    <w:rsid w:val="00D858C6"/>
    <w:rsid w:val="00D86AA8"/>
    <w:rsid w:val="00D86D0B"/>
    <w:rsid w:val="00D8716A"/>
    <w:rsid w:val="00D876A5"/>
    <w:rsid w:val="00D908DD"/>
    <w:rsid w:val="00D9229E"/>
    <w:rsid w:val="00D9658C"/>
    <w:rsid w:val="00DA168A"/>
    <w:rsid w:val="00DA46C2"/>
    <w:rsid w:val="00DA5783"/>
    <w:rsid w:val="00DB1C5B"/>
    <w:rsid w:val="00DB469B"/>
    <w:rsid w:val="00DB792A"/>
    <w:rsid w:val="00DC161A"/>
    <w:rsid w:val="00DC1F95"/>
    <w:rsid w:val="00DC32A3"/>
    <w:rsid w:val="00DC7753"/>
    <w:rsid w:val="00DD695C"/>
    <w:rsid w:val="00DD74E3"/>
    <w:rsid w:val="00DD7C10"/>
    <w:rsid w:val="00DE4A66"/>
    <w:rsid w:val="00DE52D1"/>
    <w:rsid w:val="00DF62E3"/>
    <w:rsid w:val="00E032F8"/>
    <w:rsid w:val="00E059B1"/>
    <w:rsid w:val="00E05A4C"/>
    <w:rsid w:val="00E0738D"/>
    <w:rsid w:val="00E24AF2"/>
    <w:rsid w:val="00E25E55"/>
    <w:rsid w:val="00E27316"/>
    <w:rsid w:val="00E27A09"/>
    <w:rsid w:val="00E31813"/>
    <w:rsid w:val="00E36FED"/>
    <w:rsid w:val="00E3730C"/>
    <w:rsid w:val="00E46627"/>
    <w:rsid w:val="00E46983"/>
    <w:rsid w:val="00E523AC"/>
    <w:rsid w:val="00E5482A"/>
    <w:rsid w:val="00E62B2F"/>
    <w:rsid w:val="00E64902"/>
    <w:rsid w:val="00E66B0C"/>
    <w:rsid w:val="00E72BEE"/>
    <w:rsid w:val="00E75CA2"/>
    <w:rsid w:val="00E76DB9"/>
    <w:rsid w:val="00E80BB8"/>
    <w:rsid w:val="00E823F4"/>
    <w:rsid w:val="00E82AC6"/>
    <w:rsid w:val="00E84577"/>
    <w:rsid w:val="00E91219"/>
    <w:rsid w:val="00E92F99"/>
    <w:rsid w:val="00E933AE"/>
    <w:rsid w:val="00E94498"/>
    <w:rsid w:val="00E94DAA"/>
    <w:rsid w:val="00E95A93"/>
    <w:rsid w:val="00E971D1"/>
    <w:rsid w:val="00EA27E7"/>
    <w:rsid w:val="00EA5422"/>
    <w:rsid w:val="00EA5488"/>
    <w:rsid w:val="00EB38F8"/>
    <w:rsid w:val="00EB6BD1"/>
    <w:rsid w:val="00EC00D2"/>
    <w:rsid w:val="00EC1B08"/>
    <w:rsid w:val="00EC2713"/>
    <w:rsid w:val="00EC5A5B"/>
    <w:rsid w:val="00ED12C9"/>
    <w:rsid w:val="00ED3558"/>
    <w:rsid w:val="00ED41D6"/>
    <w:rsid w:val="00ED6322"/>
    <w:rsid w:val="00EE1204"/>
    <w:rsid w:val="00EE3A5F"/>
    <w:rsid w:val="00EE4113"/>
    <w:rsid w:val="00EE4A06"/>
    <w:rsid w:val="00EE6BBB"/>
    <w:rsid w:val="00EF0362"/>
    <w:rsid w:val="00EF1CE5"/>
    <w:rsid w:val="00EF529A"/>
    <w:rsid w:val="00EF67D5"/>
    <w:rsid w:val="00EF682A"/>
    <w:rsid w:val="00F03BF3"/>
    <w:rsid w:val="00F12A2F"/>
    <w:rsid w:val="00F20A92"/>
    <w:rsid w:val="00F30895"/>
    <w:rsid w:val="00F329FC"/>
    <w:rsid w:val="00F36701"/>
    <w:rsid w:val="00F41330"/>
    <w:rsid w:val="00F42BB8"/>
    <w:rsid w:val="00F43A5F"/>
    <w:rsid w:val="00F540F4"/>
    <w:rsid w:val="00F560CE"/>
    <w:rsid w:val="00F64F58"/>
    <w:rsid w:val="00F757C2"/>
    <w:rsid w:val="00F768D1"/>
    <w:rsid w:val="00F815AD"/>
    <w:rsid w:val="00F87191"/>
    <w:rsid w:val="00F96292"/>
    <w:rsid w:val="00FA02DA"/>
    <w:rsid w:val="00FA3130"/>
    <w:rsid w:val="00FB35C5"/>
    <w:rsid w:val="00FC014C"/>
    <w:rsid w:val="00FC0817"/>
    <w:rsid w:val="00FC14C2"/>
    <w:rsid w:val="00FC1B0B"/>
    <w:rsid w:val="00FD0642"/>
    <w:rsid w:val="00FD15D2"/>
    <w:rsid w:val="00FD2039"/>
    <w:rsid w:val="00FE0DBF"/>
    <w:rsid w:val="00FE5D39"/>
    <w:rsid w:val="00FE60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6cf,#69f,#39f,#9cf,#99f"/>
    </o:shapedefaults>
    <o:shapelayout v:ext="edit">
      <o:idmap v:ext="edit" data="1"/>
    </o:shapelayout>
  </w:shapeDefaults>
  <w:decimalSymbol w:val="."/>
  <w:listSeparator w:val=","/>
  <w14:docId w14:val="7BF7C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B09B0"/>
    <w:pPr>
      <w:widowControl w:val="0"/>
      <w:jc w:val="both"/>
    </w:pPr>
    <w:rPr>
      <w:kern w:val="2"/>
      <w:sz w:val="21"/>
      <w:szCs w:val="24"/>
    </w:rPr>
  </w:style>
  <w:style w:type="paragraph" w:styleId="1">
    <w:name w:val="heading 1"/>
    <w:basedOn w:val="a"/>
    <w:next w:val="a"/>
    <w:link w:val="1Char"/>
    <w:qFormat/>
    <w:rsid w:val="004959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B09B0"/>
    <w:pPr>
      <w:keepNext/>
      <w:keepLines/>
      <w:spacing w:before="260" w:after="260" w:line="416" w:lineRule="auto"/>
      <w:outlineLvl w:val="1"/>
    </w:pPr>
    <w:rPr>
      <w:rFonts w:ascii="等线 Light" w:eastAsia="等线 Light" w:hAnsi="等线 Light"/>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0B54F7"/>
    <w:rPr>
      <w:sz w:val="21"/>
      <w:szCs w:val="21"/>
    </w:rPr>
  </w:style>
  <w:style w:type="paragraph" w:styleId="a4">
    <w:name w:val="annotation text"/>
    <w:basedOn w:val="a"/>
    <w:link w:val="Char"/>
    <w:uiPriority w:val="99"/>
    <w:semiHidden/>
    <w:rsid w:val="000B54F7"/>
    <w:pPr>
      <w:jc w:val="left"/>
    </w:pPr>
  </w:style>
  <w:style w:type="paragraph" w:styleId="a5">
    <w:name w:val="annotation subject"/>
    <w:basedOn w:val="a4"/>
    <w:next w:val="a4"/>
    <w:semiHidden/>
    <w:rsid w:val="000B54F7"/>
    <w:rPr>
      <w:b/>
      <w:bCs/>
    </w:rPr>
  </w:style>
  <w:style w:type="paragraph" w:styleId="a6">
    <w:name w:val="Balloon Text"/>
    <w:basedOn w:val="a"/>
    <w:semiHidden/>
    <w:rsid w:val="000B54F7"/>
    <w:rPr>
      <w:sz w:val="18"/>
      <w:szCs w:val="18"/>
    </w:rPr>
  </w:style>
  <w:style w:type="paragraph" w:styleId="a7">
    <w:name w:val="header"/>
    <w:basedOn w:val="a"/>
    <w:rsid w:val="00287749"/>
    <w:pPr>
      <w:pBdr>
        <w:bottom w:val="single" w:sz="6" w:space="1" w:color="auto"/>
      </w:pBdr>
      <w:tabs>
        <w:tab w:val="center" w:pos="4153"/>
        <w:tab w:val="right" w:pos="8306"/>
      </w:tabs>
      <w:snapToGrid w:val="0"/>
      <w:jc w:val="center"/>
    </w:pPr>
    <w:rPr>
      <w:sz w:val="18"/>
      <w:szCs w:val="18"/>
    </w:rPr>
  </w:style>
  <w:style w:type="paragraph" w:styleId="a8">
    <w:name w:val="footer"/>
    <w:basedOn w:val="a"/>
    <w:link w:val="Char0"/>
    <w:rsid w:val="00287749"/>
    <w:pPr>
      <w:tabs>
        <w:tab w:val="center" w:pos="4153"/>
        <w:tab w:val="right" w:pos="8306"/>
      </w:tabs>
      <w:snapToGrid w:val="0"/>
      <w:jc w:val="left"/>
    </w:pPr>
    <w:rPr>
      <w:sz w:val="18"/>
      <w:szCs w:val="18"/>
    </w:rPr>
  </w:style>
  <w:style w:type="table" w:styleId="10">
    <w:name w:val="Table Simple 1"/>
    <w:basedOn w:val="a1"/>
    <w:rsid w:val="00050C0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9">
    <w:name w:val="Table Grid"/>
    <w:basedOn w:val="a1"/>
    <w:rsid w:val="00050C0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971">
    <w:name w:val="style971"/>
    <w:basedOn w:val="a0"/>
    <w:rsid w:val="003D6520"/>
    <w:rPr>
      <w:rFonts w:ascii="宋体" w:eastAsia="宋体" w:hAnsi="宋体" w:hint="eastAsia"/>
      <w:color w:val="171717"/>
    </w:rPr>
  </w:style>
  <w:style w:type="character" w:styleId="aa">
    <w:name w:val="Emphasis"/>
    <w:basedOn w:val="a0"/>
    <w:qFormat/>
    <w:rsid w:val="00FC14C2"/>
    <w:rPr>
      <w:b w:val="0"/>
      <w:bCs w:val="0"/>
      <w:i w:val="0"/>
      <w:iCs w:val="0"/>
      <w:color w:val="CC0033"/>
    </w:rPr>
  </w:style>
  <w:style w:type="character" w:customStyle="1" w:styleId="apple-style-span">
    <w:name w:val="apple-style-span"/>
    <w:basedOn w:val="a0"/>
    <w:rsid w:val="00D225CE"/>
    <w:rPr>
      <w:rFonts w:cs="Times New Roman"/>
    </w:rPr>
  </w:style>
  <w:style w:type="character" w:customStyle="1" w:styleId="apple-converted-space">
    <w:name w:val="apple-converted-space"/>
    <w:basedOn w:val="a0"/>
    <w:rsid w:val="00D225CE"/>
    <w:rPr>
      <w:rFonts w:cs="Times New Roman"/>
    </w:rPr>
  </w:style>
  <w:style w:type="paragraph" w:styleId="ab">
    <w:name w:val="Plain Text"/>
    <w:basedOn w:val="a"/>
    <w:link w:val="Char1"/>
    <w:rsid w:val="001415AE"/>
    <w:pPr>
      <w:ind w:firstLineChars="200" w:firstLine="200"/>
    </w:pPr>
    <w:rPr>
      <w:rFonts w:ascii="宋体" w:cs="Courier New"/>
      <w:szCs w:val="21"/>
    </w:rPr>
  </w:style>
  <w:style w:type="character" w:customStyle="1" w:styleId="Char1">
    <w:name w:val="纯文本 Char"/>
    <w:basedOn w:val="a0"/>
    <w:link w:val="ab"/>
    <w:rsid w:val="001415AE"/>
    <w:rPr>
      <w:rFonts w:ascii="宋体" w:cs="Courier New"/>
      <w:kern w:val="2"/>
      <w:sz w:val="21"/>
      <w:szCs w:val="21"/>
    </w:rPr>
  </w:style>
  <w:style w:type="character" w:styleId="ac">
    <w:name w:val="line number"/>
    <w:basedOn w:val="a0"/>
    <w:rsid w:val="009A638D"/>
  </w:style>
  <w:style w:type="paragraph" w:styleId="ad">
    <w:name w:val="Document Map"/>
    <w:basedOn w:val="a"/>
    <w:link w:val="Char2"/>
    <w:rsid w:val="0095180B"/>
    <w:rPr>
      <w:rFonts w:ascii="宋体"/>
      <w:sz w:val="18"/>
      <w:szCs w:val="18"/>
    </w:rPr>
  </w:style>
  <w:style w:type="character" w:customStyle="1" w:styleId="Char2">
    <w:name w:val="文档结构图 Char"/>
    <w:basedOn w:val="a0"/>
    <w:link w:val="ad"/>
    <w:rsid w:val="0095180B"/>
    <w:rPr>
      <w:rFonts w:ascii="宋体"/>
      <w:kern w:val="2"/>
      <w:sz w:val="18"/>
      <w:szCs w:val="18"/>
    </w:rPr>
  </w:style>
  <w:style w:type="character" w:customStyle="1" w:styleId="1Char">
    <w:name w:val="标题 1 Char"/>
    <w:basedOn w:val="a0"/>
    <w:link w:val="1"/>
    <w:rsid w:val="004959D4"/>
    <w:rPr>
      <w:b/>
      <w:bCs/>
      <w:kern w:val="44"/>
      <w:sz w:val="44"/>
      <w:szCs w:val="44"/>
    </w:rPr>
  </w:style>
  <w:style w:type="character" w:customStyle="1" w:styleId="Char">
    <w:name w:val="批注文字 Char"/>
    <w:link w:val="a4"/>
    <w:uiPriority w:val="99"/>
    <w:semiHidden/>
    <w:rsid w:val="004959D4"/>
    <w:rPr>
      <w:kern w:val="2"/>
      <w:sz w:val="21"/>
      <w:szCs w:val="24"/>
    </w:rPr>
  </w:style>
  <w:style w:type="paragraph" w:styleId="ae">
    <w:name w:val="List Paragraph"/>
    <w:basedOn w:val="a"/>
    <w:uiPriority w:val="34"/>
    <w:qFormat/>
    <w:rsid w:val="001F4076"/>
    <w:pPr>
      <w:ind w:firstLineChars="200" w:firstLine="420"/>
    </w:pPr>
  </w:style>
  <w:style w:type="character" w:styleId="af">
    <w:name w:val="Book Title"/>
    <w:basedOn w:val="a0"/>
    <w:uiPriority w:val="33"/>
    <w:qFormat/>
    <w:rsid w:val="001F4076"/>
    <w:rPr>
      <w:b/>
      <w:bCs/>
      <w:i/>
      <w:iCs/>
      <w:spacing w:val="5"/>
    </w:rPr>
  </w:style>
  <w:style w:type="character" w:styleId="af0">
    <w:name w:val="Intense Reference"/>
    <w:basedOn w:val="a0"/>
    <w:uiPriority w:val="32"/>
    <w:qFormat/>
    <w:rsid w:val="001F4076"/>
    <w:rPr>
      <w:b/>
      <w:bCs/>
      <w:smallCaps/>
      <w:color w:val="5B9BD5" w:themeColor="accent1"/>
      <w:spacing w:val="5"/>
    </w:rPr>
  </w:style>
  <w:style w:type="character" w:styleId="af1">
    <w:name w:val="Subtle Reference"/>
    <w:basedOn w:val="a0"/>
    <w:uiPriority w:val="31"/>
    <w:qFormat/>
    <w:rsid w:val="001F4076"/>
    <w:rPr>
      <w:smallCaps/>
      <w:color w:val="5A5A5A" w:themeColor="text1" w:themeTint="A5"/>
    </w:rPr>
  </w:style>
  <w:style w:type="paragraph" w:styleId="af2">
    <w:name w:val="Intense Quote"/>
    <w:basedOn w:val="a"/>
    <w:next w:val="a"/>
    <w:link w:val="Char3"/>
    <w:uiPriority w:val="30"/>
    <w:qFormat/>
    <w:rsid w:val="001F407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3">
    <w:name w:val="明显引用 Char"/>
    <w:basedOn w:val="a0"/>
    <w:link w:val="af2"/>
    <w:uiPriority w:val="30"/>
    <w:rsid w:val="001F4076"/>
    <w:rPr>
      <w:i/>
      <w:iCs/>
      <w:color w:val="5B9BD5" w:themeColor="accent1"/>
      <w:kern w:val="2"/>
      <w:sz w:val="21"/>
      <w:szCs w:val="24"/>
    </w:rPr>
  </w:style>
  <w:style w:type="character" w:customStyle="1" w:styleId="2Char">
    <w:name w:val="标题 2 Char"/>
    <w:basedOn w:val="a0"/>
    <w:link w:val="2"/>
    <w:uiPriority w:val="9"/>
    <w:rsid w:val="009B09B0"/>
    <w:rPr>
      <w:rFonts w:ascii="等线 Light" w:eastAsia="等线 Light" w:hAnsi="等线 Light"/>
      <w:b/>
      <w:bCs/>
      <w:kern w:val="2"/>
      <w:sz w:val="32"/>
      <w:szCs w:val="32"/>
    </w:rPr>
  </w:style>
  <w:style w:type="character" w:customStyle="1" w:styleId="Char0">
    <w:name w:val="页脚 Char"/>
    <w:basedOn w:val="a0"/>
    <w:link w:val="a8"/>
    <w:rsid w:val="004C7E65"/>
    <w:rPr>
      <w:kern w:val="2"/>
      <w:sz w:val="18"/>
      <w:szCs w:val="18"/>
    </w:rPr>
  </w:style>
  <w:style w:type="paragraph" w:styleId="af3">
    <w:name w:val="Revision"/>
    <w:hidden/>
    <w:uiPriority w:val="99"/>
    <w:semiHidden/>
    <w:rsid w:val="002A6DF7"/>
    <w:rPr>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B09B0"/>
    <w:pPr>
      <w:widowControl w:val="0"/>
      <w:jc w:val="both"/>
    </w:pPr>
    <w:rPr>
      <w:kern w:val="2"/>
      <w:sz w:val="21"/>
      <w:szCs w:val="24"/>
    </w:rPr>
  </w:style>
  <w:style w:type="paragraph" w:styleId="1">
    <w:name w:val="heading 1"/>
    <w:basedOn w:val="a"/>
    <w:next w:val="a"/>
    <w:link w:val="1Char"/>
    <w:qFormat/>
    <w:rsid w:val="004959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B09B0"/>
    <w:pPr>
      <w:keepNext/>
      <w:keepLines/>
      <w:spacing w:before="260" w:after="260" w:line="416" w:lineRule="auto"/>
      <w:outlineLvl w:val="1"/>
    </w:pPr>
    <w:rPr>
      <w:rFonts w:ascii="等线 Light" w:eastAsia="等线 Light" w:hAnsi="等线 Light"/>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0B54F7"/>
    <w:rPr>
      <w:sz w:val="21"/>
      <w:szCs w:val="21"/>
    </w:rPr>
  </w:style>
  <w:style w:type="paragraph" w:styleId="a4">
    <w:name w:val="annotation text"/>
    <w:basedOn w:val="a"/>
    <w:link w:val="Char"/>
    <w:uiPriority w:val="99"/>
    <w:semiHidden/>
    <w:rsid w:val="000B54F7"/>
    <w:pPr>
      <w:jc w:val="left"/>
    </w:pPr>
  </w:style>
  <w:style w:type="paragraph" w:styleId="a5">
    <w:name w:val="annotation subject"/>
    <w:basedOn w:val="a4"/>
    <w:next w:val="a4"/>
    <w:semiHidden/>
    <w:rsid w:val="000B54F7"/>
    <w:rPr>
      <w:b/>
      <w:bCs/>
    </w:rPr>
  </w:style>
  <w:style w:type="paragraph" w:styleId="a6">
    <w:name w:val="Balloon Text"/>
    <w:basedOn w:val="a"/>
    <w:semiHidden/>
    <w:rsid w:val="000B54F7"/>
    <w:rPr>
      <w:sz w:val="18"/>
      <w:szCs w:val="18"/>
    </w:rPr>
  </w:style>
  <w:style w:type="paragraph" w:styleId="a7">
    <w:name w:val="header"/>
    <w:basedOn w:val="a"/>
    <w:rsid w:val="00287749"/>
    <w:pPr>
      <w:pBdr>
        <w:bottom w:val="single" w:sz="6" w:space="1" w:color="auto"/>
      </w:pBdr>
      <w:tabs>
        <w:tab w:val="center" w:pos="4153"/>
        <w:tab w:val="right" w:pos="8306"/>
      </w:tabs>
      <w:snapToGrid w:val="0"/>
      <w:jc w:val="center"/>
    </w:pPr>
    <w:rPr>
      <w:sz w:val="18"/>
      <w:szCs w:val="18"/>
    </w:rPr>
  </w:style>
  <w:style w:type="paragraph" w:styleId="a8">
    <w:name w:val="footer"/>
    <w:basedOn w:val="a"/>
    <w:link w:val="Char0"/>
    <w:rsid w:val="00287749"/>
    <w:pPr>
      <w:tabs>
        <w:tab w:val="center" w:pos="4153"/>
        <w:tab w:val="right" w:pos="8306"/>
      </w:tabs>
      <w:snapToGrid w:val="0"/>
      <w:jc w:val="left"/>
    </w:pPr>
    <w:rPr>
      <w:sz w:val="18"/>
      <w:szCs w:val="18"/>
    </w:rPr>
  </w:style>
  <w:style w:type="table" w:styleId="10">
    <w:name w:val="Table Simple 1"/>
    <w:basedOn w:val="a1"/>
    <w:rsid w:val="00050C0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9">
    <w:name w:val="Table Grid"/>
    <w:basedOn w:val="a1"/>
    <w:rsid w:val="00050C0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971">
    <w:name w:val="style971"/>
    <w:basedOn w:val="a0"/>
    <w:rsid w:val="003D6520"/>
    <w:rPr>
      <w:rFonts w:ascii="宋体" w:eastAsia="宋体" w:hAnsi="宋体" w:hint="eastAsia"/>
      <w:color w:val="171717"/>
    </w:rPr>
  </w:style>
  <w:style w:type="character" w:styleId="aa">
    <w:name w:val="Emphasis"/>
    <w:basedOn w:val="a0"/>
    <w:qFormat/>
    <w:rsid w:val="00FC14C2"/>
    <w:rPr>
      <w:b w:val="0"/>
      <w:bCs w:val="0"/>
      <w:i w:val="0"/>
      <w:iCs w:val="0"/>
      <w:color w:val="CC0033"/>
    </w:rPr>
  </w:style>
  <w:style w:type="character" w:customStyle="1" w:styleId="apple-style-span">
    <w:name w:val="apple-style-span"/>
    <w:basedOn w:val="a0"/>
    <w:rsid w:val="00D225CE"/>
    <w:rPr>
      <w:rFonts w:cs="Times New Roman"/>
    </w:rPr>
  </w:style>
  <w:style w:type="character" w:customStyle="1" w:styleId="apple-converted-space">
    <w:name w:val="apple-converted-space"/>
    <w:basedOn w:val="a0"/>
    <w:rsid w:val="00D225CE"/>
    <w:rPr>
      <w:rFonts w:cs="Times New Roman"/>
    </w:rPr>
  </w:style>
  <w:style w:type="paragraph" w:styleId="ab">
    <w:name w:val="Plain Text"/>
    <w:basedOn w:val="a"/>
    <w:link w:val="Char1"/>
    <w:rsid w:val="001415AE"/>
    <w:pPr>
      <w:ind w:firstLineChars="200" w:firstLine="200"/>
    </w:pPr>
    <w:rPr>
      <w:rFonts w:ascii="宋体" w:cs="Courier New"/>
      <w:szCs w:val="21"/>
    </w:rPr>
  </w:style>
  <w:style w:type="character" w:customStyle="1" w:styleId="Char1">
    <w:name w:val="纯文本 Char"/>
    <w:basedOn w:val="a0"/>
    <w:link w:val="ab"/>
    <w:rsid w:val="001415AE"/>
    <w:rPr>
      <w:rFonts w:ascii="宋体" w:cs="Courier New"/>
      <w:kern w:val="2"/>
      <w:sz w:val="21"/>
      <w:szCs w:val="21"/>
    </w:rPr>
  </w:style>
  <w:style w:type="character" w:styleId="ac">
    <w:name w:val="line number"/>
    <w:basedOn w:val="a0"/>
    <w:rsid w:val="009A638D"/>
  </w:style>
  <w:style w:type="paragraph" w:styleId="ad">
    <w:name w:val="Document Map"/>
    <w:basedOn w:val="a"/>
    <w:link w:val="Char2"/>
    <w:rsid w:val="0095180B"/>
    <w:rPr>
      <w:rFonts w:ascii="宋体"/>
      <w:sz w:val="18"/>
      <w:szCs w:val="18"/>
    </w:rPr>
  </w:style>
  <w:style w:type="character" w:customStyle="1" w:styleId="Char2">
    <w:name w:val="文档结构图 Char"/>
    <w:basedOn w:val="a0"/>
    <w:link w:val="ad"/>
    <w:rsid w:val="0095180B"/>
    <w:rPr>
      <w:rFonts w:ascii="宋体"/>
      <w:kern w:val="2"/>
      <w:sz w:val="18"/>
      <w:szCs w:val="18"/>
    </w:rPr>
  </w:style>
  <w:style w:type="character" w:customStyle="1" w:styleId="1Char">
    <w:name w:val="标题 1 Char"/>
    <w:basedOn w:val="a0"/>
    <w:link w:val="1"/>
    <w:rsid w:val="004959D4"/>
    <w:rPr>
      <w:b/>
      <w:bCs/>
      <w:kern w:val="44"/>
      <w:sz w:val="44"/>
      <w:szCs w:val="44"/>
    </w:rPr>
  </w:style>
  <w:style w:type="character" w:customStyle="1" w:styleId="Char">
    <w:name w:val="批注文字 Char"/>
    <w:link w:val="a4"/>
    <w:uiPriority w:val="99"/>
    <w:semiHidden/>
    <w:rsid w:val="004959D4"/>
    <w:rPr>
      <w:kern w:val="2"/>
      <w:sz w:val="21"/>
      <w:szCs w:val="24"/>
    </w:rPr>
  </w:style>
  <w:style w:type="paragraph" w:styleId="ae">
    <w:name w:val="List Paragraph"/>
    <w:basedOn w:val="a"/>
    <w:uiPriority w:val="34"/>
    <w:qFormat/>
    <w:rsid w:val="001F4076"/>
    <w:pPr>
      <w:ind w:firstLineChars="200" w:firstLine="420"/>
    </w:pPr>
  </w:style>
  <w:style w:type="character" w:styleId="af">
    <w:name w:val="Book Title"/>
    <w:basedOn w:val="a0"/>
    <w:uiPriority w:val="33"/>
    <w:qFormat/>
    <w:rsid w:val="001F4076"/>
    <w:rPr>
      <w:b/>
      <w:bCs/>
      <w:i/>
      <w:iCs/>
      <w:spacing w:val="5"/>
    </w:rPr>
  </w:style>
  <w:style w:type="character" w:styleId="af0">
    <w:name w:val="Intense Reference"/>
    <w:basedOn w:val="a0"/>
    <w:uiPriority w:val="32"/>
    <w:qFormat/>
    <w:rsid w:val="001F4076"/>
    <w:rPr>
      <w:b/>
      <w:bCs/>
      <w:smallCaps/>
      <w:color w:val="5B9BD5" w:themeColor="accent1"/>
      <w:spacing w:val="5"/>
    </w:rPr>
  </w:style>
  <w:style w:type="character" w:styleId="af1">
    <w:name w:val="Subtle Reference"/>
    <w:basedOn w:val="a0"/>
    <w:uiPriority w:val="31"/>
    <w:qFormat/>
    <w:rsid w:val="001F4076"/>
    <w:rPr>
      <w:smallCaps/>
      <w:color w:val="5A5A5A" w:themeColor="text1" w:themeTint="A5"/>
    </w:rPr>
  </w:style>
  <w:style w:type="paragraph" w:styleId="af2">
    <w:name w:val="Intense Quote"/>
    <w:basedOn w:val="a"/>
    <w:next w:val="a"/>
    <w:link w:val="Char3"/>
    <w:uiPriority w:val="30"/>
    <w:qFormat/>
    <w:rsid w:val="001F407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3">
    <w:name w:val="明显引用 Char"/>
    <w:basedOn w:val="a0"/>
    <w:link w:val="af2"/>
    <w:uiPriority w:val="30"/>
    <w:rsid w:val="001F4076"/>
    <w:rPr>
      <w:i/>
      <w:iCs/>
      <w:color w:val="5B9BD5" w:themeColor="accent1"/>
      <w:kern w:val="2"/>
      <w:sz w:val="21"/>
      <w:szCs w:val="24"/>
    </w:rPr>
  </w:style>
  <w:style w:type="character" w:customStyle="1" w:styleId="2Char">
    <w:name w:val="标题 2 Char"/>
    <w:basedOn w:val="a0"/>
    <w:link w:val="2"/>
    <w:uiPriority w:val="9"/>
    <w:rsid w:val="009B09B0"/>
    <w:rPr>
      <w:rFonts w:ascii="等线 Light" w:eastAsia="等线 Light" w:hAnsi="等线 Light"/>
      <w:b/>
      <w:bCs/>
      <w:kern w:val="2"/>
      <w:sz w:val="32"/>
      <w:szCs w:val="32"/>
    </w:rPr>
  </w:style>
  <w:style w:type="character" w:customStyle="1" w:styleId="Char0">
    <w:name w:val="页脚 Char"/>
    <w:basedOn w:val="a0"/>
    <w:link w:val="a8"/>
    <w:rsid w:val="004C7E65"/>
    <w:rPr>
      <w:kern w:val="2"/>
      <w:sz w:val="18"/>
      <w:szCs w:val="18"/>
    </w:rPr>
  </w:style>
  <w:style w:type="paragraph" w:styleId="af3">
    <w:name w:val="Revision"/>
    <w:hidden/>
    <w:uiPriority w:val="99"/>
    <w:semiHidden/>
    <w:rsid w:val="002A6DF7"/>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149006">
      <w:bodyDiv w:val="1"/>
      <w:marLeft w:val="0"/>
      <w:marRight w:val="0"/>
      <w:marTop w:val="0"/>
      <w:marBottom w:val="0"/>
      <w:divBdr>
        <w:top w:val="none" w:sz="0" w:space="0" w:color="auto"/>
        <w:left w:val="none" w:sz="0" w:space="0" w:color="auto"/>
        <w:bottom w:val="none" w:sz="0" w:space="0" w:color="auto"/>
        <w:right w:val="none" w:sz="0" w:space="0" w:color="auto"/>
      </w:divBdr>
      <w:divsChild>
        <w:div w:id="213272684">
          <w:marLeft w:val="0"/>
          <w:marRight w:val="0"/>
          <w:marTop w:val="0"/>
          <w:marBottom w:val="0"/>
          <w:divBdr>
            <w:top w:val="none" w:sz="0" w:space="0" w:color="auto"/>
            <w:left w:val="none" w:sz="0" w:space="0" w:color="auto"/>
            <w:bottom w:val="none" w:sz="0" w:space="0" w:color="auto"/>
            <w:right w:val="none" w:sz="0" w:space="0" w:color="auto"/>
          </w:divBdr>
          <w:divsChild>
            <w:div w:id="597757660">
              <w:marLeft w:val="0"/>
              <w:marRight w:val="60"/>
              <w:marTop w:val="0"/>
              <w:marBottom w:val="0"/>
              <w:divBdr>
                <w:top w:val="none" w:sz="0" w:space="0" w:color="auto"/>
                <w:left w:val="none" w:sz="0" w:space="0" w:color="auto"/>
                <w:bottom w:val="none" w:sz="0" w:space="0" w:color="auto"/>
                <w:right w:val="none" w:sz="0" w:space="0" w:color="auto"/>
              </w:divBdr>
              <w:divsChild>
                <w:div w:id="1410734610">
                  <w:marLeft w:val="0"/>
                  <w:marRight w:val="0"/>
                  <w:marTop w:val="0"/>
                  <w:marBottom w:val="120"/>
                  <w:divBdr>
                    <w:top w:val="single" w:sz="6" w:space="0" w:color="C0C0C0"/>
                    <w:left w:val="single" w:sz="6" w:space="0" w:color="D9D9D9"/>
                    <w:bottom w:val="single" w:sz="6" w:space="0" w:color="D9D9D9"/>
                    <w:right w:val="single" w:sz="6" w:space="0" w:color="D9D9D9"/>
                  </w:divBdr>
                  <w:divsChild>
                    <w:div w:id="13849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07406">
          <w:marLeft w:val="0"/>
          <w:marRight w:val="0"/>
          <w:marTop w:val="0"/>
          <w:marBottom w:val="0"/>
          <w:divBdr>
            <w:top w:val="none" w:sz="0" w:space="0" w:color="auto"/>
            <w:left w:val="none" w:sz="0" w:space="0" w:color="auto"/>
            <w:bottom w:val="none" w:sz="0" w:space="0" w:color="auto"/>
            <w:right w:val="none" w:sz="0" w:space="0" w:color="auto"/>
          </w:divBdr>
          <w:divsChild>
            <w:div w:id="490410212">
              <w:marLeft w:val="60"/>
              <w:marRight w:val="0"/>
              <w:marTop w:val="0"/>
              <w:marBottom w:val="0"/>
              <w:divBdr>
                <w:top w:val="none" w:sz="0" w:space="0" w:color="auto"/>
                <w:left w:val="none" w:sz="0" w:space="0" w:color="auto"/>
                <w:bottom w:val="none" w:sz="0" w:space="0" w:color="auto"/>
                <w:right w:val="none" w:sz="0" w:space="0" w:color="auto"/>
              </w:divBdr>
              <w:divsChild>
                <w:div w:id="945382961">
                  <w:marLeft w:val="0"/>
                  <w:marRight w:val="0"/>
                  <w:marTop w:val="0"/>
                  <w:marBottom w:val="0"/>
                  <w:divBdr>
                    <w:top w:val="none" w:sz="0" w:space="0" w:color="auto"/>
                    <w:left w:val="none" w:sz="0" w:space="0" w:color="auto"/>
                    <w:bottom w:val="none" w:sz="0" w:space="0" w:color="auto"/>
                    <w:right w:val="none" w:sz="0" w:space="0" w:color="auto"/>
                  </w:divBdr>
                  <w:divsChild>
                    <w:div w:id="115222509">
                      <w:marLeft w:val="0"/>
                      <w:marRight w:val="0"/>
                      <w:marTop w:val="0"/>
                      <w:marBottom w:val="120"/>
                      <w:divBdr>
                        <w:top w:val="single" w:sz="6" w:space="0" w:color="F5F5F5"/>
                        <w:left w:val="single" w:sz="6" w:space="0" w:color="F5F5F5"/>
                        <w:bottom w:val="single" w:sz="6" w:space="0" w:color="F5F5F5"/>
                        <w:right w:val="single" w:sz="6" w:space="0" w:color="F5F5F5"/>
                      </w:divBdr>
                      <w:divsChild>
                        <w:div w:id="1976762578">
                          <w:marLeft w:val="0"/>
                          <w:marRight w:val="0"/>
                          <w:marTop w:val="0"/>
                          <w:marBottom w:val="0"/>
                          <w:divBdr>
                            <w:top w:val="none" w:sz="0" w:space="0" w:color="auto"/>
                            <w:left w:val="none" w:sz="0" w:space="0" w:color="auto"/>
                            <w:bottom w:val="none" w:sz="0" w:space="0" w:color="auto"/>
                            <w:right w:val="none" w:sz="0" w:space="0" w:color="auto"/>
                          </w:divBdr>
                          <w:divsChild>
                            <w:div w:id="17131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__23.vsdx"/><Relationship Id="rId26" Type="http://schemas.openxmlformats.org/officeDocument/2006/relationships/oleObject" Target="embeddings/oleObject3.bin"/><Relationship Id="rId39" Type="http://schemas.openxmlformats.org/officeDocument/2006/relationships/oleObject" Target="embeddings/oleObject10.bin"/><Relationship Id="rId21" Type="http://schemas.openxmlformats.org/officeDocument/2006/relationships/image" Target="media/image8.wmf"/><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image" Target="media/image21.png"/><Relationship Id="rId50" Type="http://schemas.openxmlformats.org/officeDocument/2006/relationships/image" Target="media/image24.jpg"/><Relationship Id="rId55" Type="http://schemas.openxmlformats.org/officeDocument/2006/relationships/oleObject" Target="embeddings/oleObject14.bin"/><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package" Target="embeddings/Microsoft_Visio___12.vsdx"/><Relationship Id="rId29" Type="http://schemas.openxmlformats.org/officeDocument/2006/relationships/oleObject" Target="embeddings/oleObject5.bin"/><Relationship Id="rId11" Type="http://schemas.openxmlformats.org/officeDocument/2006/relationships/package" Target="embeddings/Microsoft_Visio___1.vsdx"/><Relationship Id="rId24"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9.bin"/><Relationship Id="rId40" Type="http://schemas.openxmlformats.org/officeDocument/2006/relationships/image" Target="media/image17.wmf"/><Relationship Id="rId45" Type="http://schemas.openxmlformats.org/officeDocument/2006/relationships/oleObject" Target="embeddings/oleObject13.bin"/><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1.wmf"/><Relationship Id="rId30" Type="http://schemas.openxmlformats.org/officeDocument/2006/relationships/image" Target="media/image12.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2.jpg"/><Relationship Id="rId56" Type="http://schemas.openxmlformats.org/officeDocument/2006/relationships/image" Target="media/image29.png"/><Relationship Id="rId8" Type="http://schemas.openxmlformats.org/officeDocument/2006/relationships/comments" Target="comments.xml"/><Relationship Id="rId51" Type="http://schemas.openxmlformats.org/officeDocument/2006/relationships/image" Target="media/image25.jpg"/><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wmf"/><Relationship Id="rId33" Type="http://schemas.openxmlformats.org/officeDocument/2006/relationships/oleObject" Target="embeddings/oleObject7.bin"/><Relationship Id="rId38" Type="http://schemas.openxmlformats.org/officeDocument/2006/relationships/image" Target="media/image16.wmf"/><Relationship Id="rId46" Type="http://schemas.openxmlformats.org/officeDocument/2006/relationships/image" Target="media/image20.png"/><Relationship Id="rId59" Type="http://schemas.microsoft.com/office/2011/relationships/commentsExtended" Target="commentsExtended.xml"/><Relationship Id="rId20" Type="http://schemas.openxmlformats.org/officeDocument/2006/relationships/package" Target="embeddings/Microsoft_Visio___34.vsdx"/><Relationship Id="rId41" Type="http://schemas.openxmlformats.org/officeDocument/2006/relationships/oleObject" Target="embeddings/oleObject11.bin"/><Relationship Id="rId54" Type="http://schemas.openxmlformats.org/officeDocument/2006/relationships/image" Target="media/image28.w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wmf"/><Relationship Id="rId28" Type="http://schemas.openxmlformats.org/officeDocument/2006/relationships/oleObject" Target="embeddings/oleObject4.bin"/><Relationship Id="rId36" Type="http://schemas.openxmlformats.org/officeDocument/2006/relationships/image" Target="media/image15.wmf"/><Relationship Id="rId49" Type="http://schemas.openxmlformats.org/officeDocument/2006/relationships/image" Target="media/image23.jpg"/><Relationship Id="rId57" Type="http://schemas.openxmlformats.org/officeDocument/2006/relationships/fontTable" Target="fontTable.xml"/><Relationship Id="rId10" Type="http://schemas.openxmlformats.org/officeDocument/2006/relationships/image" Target="media/image1.emf"/><Relationship Id="rId31" Type="http://schemas.openxmlformats.org/officeDocument/2006/relationships/oleObject" Target="embeddings/oleObject6.bin"/><Relationship Id="rId44" Type="http://schemas.openxmlformats.org/officeDocument/2006/relationships/image" Target="media/image19.wmf"/><Relationship Id="rId52"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1481</Words>
  <Characters>8446</Characters>
  <Application>Microsoft Office Word</Application>
  <DocSecurity>0</DocSecurity>
  <Lines>70</Lines>
  <Paragraphs>19</Paragraphs>
  <ScaleCrop>false</ScaleCrop>
  <Company/>
  <LinksUpToDate>false</LinksUpToDate>
  <CharactersWithSpaces>9908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题目</dc:title>
  <dc:subject/>
  <dc:creator>User</dc:creator>
  <cp:keywords/>
  <cp:lastModifiedBy>WangSikai</cp:lastModifiedBy>
  <cp:revision>5</cp:revision>
  <cp:lastPrinted>2014-08-05T05:41:00Z</cp:lastPrinted>
  <dcterms:created xsi:type="dcterms:W3CDTF">2016-09-14T12:55:00Z</dcterms:created>
  <dcterms:modified xsi:type="dcterms:W3CDTF">2016-09-19T09:29:00Z</dcterms:modified>
</cp:coreProperties>
</file>